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158AF7" w14:textId="77777777" w:rsidR="003E4459" w:rsidRDefault="00000000">
      <w:pPr>
        <w:pStyle w:val="Title"/>
      </w:pPr>
      <w:r>
        <w:t>VNAP-Secure: Overhead of Pseudonym Changes and the Privacy-Safety Trade-off</w:t>
      </w:r>
    </w:p>
    <w:p w14:paraId="4880E51F" w14:textId="77777777" w:rsidR="003E4459" w:rsidRDefault="00000000">
      <w:r>
        <w:rPr>
          <w:i/>
        </w:rPr>
        <w:t>Design proposal for review · draft 0.2 · 2026-10-16 · scope: computation load on the OBU and on its neighbours, the disruption of communication that may affect safety, and a joint experiment that weighs both against privacy</w:t>
      </w:r>
    </w:p>
    <w:p w14:paraId="13E2A35E" w14:textId="77777777" w:rsidR="003E4459" w:rsidRDefault="00000000">
      <w:pPr>
        <w:pStyle w:val="Heading1"/>
      </w:pPr>
      <w:r>
        <w:t>1. Summary</w:t>
      </w:r>
    </w:p>
    <w:p w14:paraId="78A1FD19" w14:textId="77777777" w:rsidR="003E4459" w:rsidRDefault="00000000">
      <w:r>
        <w:t>Pseudonym changes protect privacy at a price: work for the vehicle and its neighbours, and moments in which the neighbours know less about the vehicle. The results so far measure the privacy side in detail. The cost side has only a few numbers (refill times, the share of time spent silent). This design adds measurements of the cost, so that every privacy result can be read against what it costs.</w:t>
      </w:r>
    </w:p>
    <w:p w14:paraId="7977B1DF" w14:textId="77777777" w:rsidR="003E4459" w:rsidRDefault="00000000">
      <w:pPr>
        <w:pStyle w:val="ListBullet"/>
      </w:pPr>
      <w:r>
        <w:rPr>
          <w:b/>
        </w:rPr>
        <w:t xml:space="preserve">Computation: </w:t>
      </w:r>
      <w:r>
        <w:t>the cost of one change and of one refill, on the OBU and on the vehicles that receive from it, as times and as counts of cryptographic operations.</w:t>
      </w:r>
    </w:p>
    <w:p w14:paraId="7FEFB9B6" w14:textId="77777777" w:rsidR="003E4459" w:rsidRDefault="00000000">
      <w:pPr>
        <w:pStyle w:val="ListBullet"/>
      </w:pPr>
      <w:r>
        <w:rPr>
          <w:b/>
        </w:rPr>
        <w:t xml:space="preserve">Disruption: </w:t>
      </w:r>
      <w:r>
        <w:t>what receivers lose around a change: the gap in reception, the error in where they believe the vehicle is, the time their information is stale, verification failures, and delayed or lost warnings.</w:t>
      </w:r>
    </w:p>
    <w:p w14:paraId="2AB46524" w14:textId="77777777" w:rsidR="003E4459" w:rsidRDefault="00000000">
      <w:r>
        <w:t>The method is a comparison on the same seed: a run without changes as the baseline, and the same scenario with changes at increasing rates and with longer silent periods. The overhead is the difference; against the change rate it gives a cost per change.</w:t>
      </w:r>
    </w:p>
    <w:p w14:paraId="6598F0D0" w14:textId="77777777" w:rsidR="003E4459" w:rsidRDefault="00000000">
      <w:r>
        <w:t>A joint experiment (Section 9) then scores the same runs for privacy and for cost. It places each countermeasure on a chart of privacy against safety, with confidence intervals, and names the policies that no other tested policy beats on both. Its result is a comparison within the simulated conditions; Section 9.8 says what it cannot claim and what further evidence a recommendation to manufacturers would need.</w:t>
      </w:r>
    </w:p>
    <w:p w14:paraId="375B5A7E" w14:textId="77777777" w:rsidR="003E4459" w:rsidRDefault="00000000">
      <w:r>
        <w:t>The first phase needs no new station image. It computes the disruption measures from data that runs already save, plus a recording of the vehicles' true positions (Section 11).</w:t>
      </w:r>
    </w:p>
    <w:p w14:paraId="46AB6213" w14:textId="77777777" w:rsidR="003E4459" w:rsidRDefault="00000000">
      <w:pPr>
        <w:pStyle w:val="Heading1"/>
      </w:pPr>
      <w:r>
        <w:t>2. Background</w:t>
      </w:r>
    </w:p>
    <w:p w14:paraId="37DE45A0" w14:textId="77777777" w:rsidR="003E4459" w:rsidRDefault="00000000">
      <w:pPr>
        <w:pStyle w:val="Heading2"/>
      </w:pPr>
      <w:r>
        <w:t>2.1 What a change does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39"/>
        <w:gridCol w:w="3703"/>
        <w:gridCol w:w="3703"/>
      </w:tblGrid>
      <w:tr w:rsidR="003E4459" w14:paraId="7EC17BC2" w14:textId="77777777">
        <w:trPr>
          <w:tblHeader/>
          <w:jc w:val="center"/>
        </w:trPr>
        <w:tc>
          <w:tcPr>
            <w:tcW w:w="2339" w:type="dxa"/>
            <w:tcBorders>
              <w:bottom w:val="single" w:sz="18" w:space="0" w:color="4F81BD"/>
            </w:tcBorders>
          </w:tcPr>
          <w:p w14:paraId="6521D2FB" w14:textId="77777777" w:rsidR="003E4459" w:rsidRDefault="00000000">
            <w:pPr>
              <w:spacing w:after="0" w:line="240" w:lineRule="auto"/>
            </w:pPr>
            <w:r>
              <w:rPr>
                <w:b/>
                <w:sz w:val="19"/>
                <w:szCs w:val="19"/>
              </w:rPr>
              <w:t>Step</w:t>
            </w:r>
          </w:p>
        </w:tc>
        <w:tc>
          <w:tcPr>
            <w:tcW w:w="3703" w:type="dxa"/>
            <w:tcBorders>
              <w:bottom w:val="single" w:sz="18" w:space="0" w:color="4F81BD"/>
            </w:tcBorders>
          </w:tcPr>
          <w:p w14:paraId="5DA7C870" w14:textId="77777777" w:rsidR="003E4459" w:rsidRDefault="00000000">
            <w:pPr>
              <w:spacing w:after="0" w:line="240" w:lineRule="auto"/>
            </w:pPr>
            <w:r>
              <w:rPr>
                <w:b/>
                <w:sz w:val="19"/>
                <w:szCs w:val="19"/>
              </w:rPr>
              <w:t>Work</w:t>
            </w:r>
          </w:p>
        </w:tc>
        <w:tc>
          <w:tcPr>
            <w:tcW w:w="3703" w:type="dxa"/>
            <w:tcBorders>
              <w:bottom w:val="single" w:sz="18" w:space="0" w:color="4F81BD"/>
            </w:tcBorders>
          </w:tcPr>
          <w:p w14:paraId="08C1680D" w14:textId="77777777" w:rsidR="003E4459" w:rsidRDefault="00000000">
            <w:pPr>
              <w:spacing w:after="0" w:line="240" w:lineRule="auto"/>
            </w:pPr>
            <w:r>
              <w:rPr>
                <w:b/>
                <w:sz w:val="19"/>
                <w:szCs w:val="19"/>
              </w:rPr>
              <w:t>Effect on communication</w:t>
            </w:r>
          </w:p>
        </w:tc>
      </w:tr>
      <w:tr w:rsidR="003E4459" w14:paraId="35747B04" w14:textId="77777777">
        <w:trPr>
          <w:jc w:val="center"/>
        </w:trPr>
        <w:tc>
          <w:tcPr>
            <w:tcW w:w="2339" w:type="dxa"/>
            <w:shd w:val="clear" w:color="auto" w:fill="D3DFEE"/>
          </w:tcPr>
          <w:p w14:paraId="5FB5B4CA" w14:textId="77777777" w:rsidR="003E4459" w:rsidRDefault="00000000">
            <w:pPr>
              <w:spacing w:after="0" w:line="240" w:lineRule="auto"/>
            </w:pPr>
            <w:r>
              <w:rPr>
                <w:b/>
                <w:sz w:val="19"/>
                <w:szCs w:val="19"/>
              </w:rPr>
              <w:t>ID change notification (PREPARE, COMMIT)</w:t>
            </w:r>
          </w:p>
        </w:tc>
        <w:tc>
          <w:tcPr>
            <w:tcW w:w="3703" w:type="dxa"/>
            <w:shd w:val="clear" w:color="auto" w:fill="D3DFEE"/>
          </w:tcPr>
          <w:p w14:paraId="58E59833" w14:textId="77777777" w:rsidR="003E4459" w:rsidRDefault="00000000">
            <w:pPr>
              <w:spacing w:after="0" w:line="240" w:lineRule="auto"/>
            </w:pPr>
            <w:r>
              <w:rPr>
                <w:sz w:val="19"/>
                <w:szCs w:val="19"/>
              </w:rPr>
              <w:t>routers locked; new GN address, MAC and `stationId`, each derived with SHA-256; switch to the next certificate and key</w:t>
            </w:r>
          </w:p>
        </w:tc>
        <w:tc>
          <w:tcPr>
            <w:tcW w:w="3703" w:type="dxa"/>
            <w:shd w:val="clear" w:color="auto" w:fill="D3DFEE"/>
          </w:tcPr>
          <w:p w14:paraId="7B0CCF2A" w14:textId="77777777" w:rsidR="003E4459" w:rsidRDefault="00000000">
            <w:pPr>
              <w:spacing w:after="0" w:line="240" w:lineRule="auto"/>
            </w:pPr>
            <w:r>
              <w:rPr>
                <w:sz w:val="19"/>
                <w:szCs w:val="19"/>
              </w:rPr>
              <w:t>nothing is sent with the old identifiers once PREPARE has started</w:t>
            </w:r>
          </w:p>
        </w:tc>
      </w:tr>
      <w:tr w:rsidR="003E4459" w14:paraId="0F76A444" w14:textId="77777777">
        <w:trPr>
          <w:jc w:val="center"/>
        </w:trPr>
        <w:tc>
          <w:tcPr>
            <w:tcW w:w="2339" w:type="dxa"/>
          </w:tcPr>
          <w:p w14:paraId="50A00C90" w14:textId="77777777" w:rsidR="003E4459" w:rsidRDefault="00000000">
            <w:pPr>
              <w:spacing w:after="0" w:line="240" w:lineRule="auto"/>
            </w:pPr>
            <w:r>
              <w:rPr>
                <w:b/>
                <w:sz w:val="19"/>
                <w:szCs w:val="19"/>
              </w:rPr>
              <w:t>CAM timer restart</w:t>
            </w:r>
          </w:p>
        </w:tc>
        <w:tc>
          <w:tcPr>
            <w:tcW w:w="3703" w:type="dxa"/>
          </w:tcPr>
          <w:p w14:paraId="270ECE6D" w14:textId="77777777" w:rsidR="003E4459" w:rsidRDefault="00000000">
            <w:pPr>
              <w:spacing w:after="0" w:line="240" w:lineRule="auto"/>
            </w:pPr>
            <w:r>
              <w:rPr>
                <w:sz w:val="19"/>
                <w:szCs w:val="19"/>
              </w:rPr>
              <w:t>none worth counting</w:t>
            </w:r>
          </w:p>
        </w:tc>
        <w:tc>
          <w:tcPr>
            <w:tcW w:w="3703" w:type="dxa"/>
          </w:tcPr>
          <w:p w14:paraId="7E11E477" w14:textId="77777777" w:rsidR="003E4459" w:rsidRDefault="00000000">
            <w:pPr>
              <w:spacing w:after="0" w:line="240" w:lineRule="auto"/>
            </w:pPr>
            <w:r>
              <w:rPr>
                <w:sz w:val="19"/>
                <w:szCs w:val="19"/>
              </w:rPr>
              <w:t>the first CAM after the change is skipped, the next comes after a random delay of up to one interval: up to two intervals without a CAM</w:t>
            </w:r>
          </w:p>
        </w:tc>
      </w:tr>
      <w:tr w:rsidR="003E4459" w14:paraId="02663EF0" w14:textId="77777777">
        <w:trPr>
          <w:jc w:val="center"/>
        </w:trPr>
        <w:tc>
          <w:tcPr>
            <w:tcW w:w="2339" w:type="dxa"/>
            <w:shd w:val="clear" w:color="auto" w:fill="D3DFEE"/>
          </w:tcPr>
          <w:p w14:paraId="558881EB" w14:textId="77777777" w:rsidR="003E4459" w:rsidRDefault="00000000">
            <w:pPr>
              <w:spacing w:after="0" w:line="240" w:lineRule="auto"/>
            </w:pPr>
            <w:r>
              <w:rPr>
                <w:b/>
                <w:sz w:val="19"/>
                <w:szCs w:val="19"/>
              </w:rPr>
              <w:t>Silent period (optional)</w:t>
            </w:r>
          </w:p>
        </w:tc>
        <w:tc>
          <w:tcPr>
            <w:tcW w:w="3703" w:type="dxa"/>
            <w:shd w:val="clear" w:color="auto" w:fill="D3DFEE"/>
          </w:tcPr>
          <w:p w14:paraId="70ECFD91" w14:textId="77777777" w:rsidR="003E4459" w:rsidRDefault="00000000">
            <w:pPr>
              <w:spacing w:after="0" w:line="240" w:lineRule="auto"/>
            </w:pPr>
            <w:r>
              <w:rPr>
                <w:sz w:val="19"/>
                <w:szCs w:val="19"/>
              </w:rPr>
              <w:t>none</w:t>
            </w:r>
          </w:p>
        </w:tc>
        <w:tc>
          <w:tcPr>
            <w:tcW w:w="3703" w:type="dxa"/>
            <w:shd w:val="clear" w:color="auto" w:fill="D3DFEE"/>
          </w:tcPr>
          <w:p w14:paraId="4EC8A4C7" w14:textId="77777777" w:rsidR="003E4459" w:rsidRDefault="00000000">
            <w:pPr>
              <w:spacing w:after="0" w:line="240" w:lineRule="auto"/>
            </w:pPr>
            <w:r>
              <w:rPr>
                <w:sz w:val="19"/>
                <w:szCs w:val="19"/>
              </w:rPr>
              <w:t xml:space="preserve">all outgoing frames are dropped for a random time (`silent_min_ms` to </w:t>
            </w:r>
            <w:r>
              <w:rPr>
                <w:sz w:val="19"/>
                <w:szCs w:val="19"/>
              </w:rPr>
              <w:lastRenderedPageBreak/>
              <w:t>`silent_max_ms`): CAMs, beacons and injected messages, warnings included</w:t>
            </w:r>
          </w:p>
        </w:tc>
      </w:tr>
      <w:tr w:rsidR="003E4459" w14:paraId="18415ADA" w14:textId="77777777">
        <w:trPr>
          <w:jc w:val="center"/>
        </w:trPr>
        <w:tc>
          <w:tcPr>
            <w:tcW w:w="2339" w:type="dxa"/>
          </w:tcPr>
          <w:p w14:paraId="27892C18" w14:textId="77777777" w:rsidR="003E4459" w:rsidRDefault="00000000">
            <w:pPr>
              <w:spacing w:after="0" w:line="240" w:lineRule="auto"/>
            </w:pPr>
            <w:r>
              <w:rPr>
                <w:b/>
                <w:sz w:val="19"/>
                <w:szCs w:val="19"/>
              </w:rPr>
              <w:lastRenderedPageBreak/>
              <w:t>First signed message</w:t>
            </w:r>
          </w:p>
        </w:tc>
        <w:tc>
          <w:tcPr>
            <w:tcW w:w="3703" w:type="dxa"/>
          </w:tcPr>
          <w:p w14:paraId="546D6352" w14:textId="77777777" w:rsidR="003E4459" w:rsidRDefault="00000000">
            <w:pPr>
              <w:spacing w:after="0" w:line="240" w:lineRule="auto"/>
            </w:pPr>
            <w:r>
              <w:rPr>
                <w:sz w:val="19"/>
                <w:szCs w:val="19"/>
              </w:rPr>
              <w:t>the full new certificate is attached</w:t>
            </w:r>
          </w:p>
        </w:tc>
        <w:tc>
          <w:tcPr>
            <w:tcW w:w="3703" w:type="dxa"/>
          </w:tcPr>
          <w:p w14:paraId="03882007" w14:textId="77777777" w:rsidR="003E4459" w:rsidRDefault="00000000">
            <w:pPr>
              <w:spacing w:after="0" w:line="240" w:lineRule="auto"/>
            </w:pPr>
            <w:r>
              <w:rPr>
                <w:sz w:val="19"/>
                <w:szCs w:val="19"/>
              </w:rPr>
              <w:t>receivers must check the new certificate's chain once</w:t>
            </w:r>
          </w:p>
        </w:tc>
      </w:tr>
      <w:tr w:rsidR="003E4459" w14:paraId="6D1BA951" w14:textId="77777777">
        <w:trPr>
          <w:jc w:val="center"/>
        </w:trPr>
        <w:tc>
          <w:tcPr>
            <w:tcW w:w="2339" w:type="dxa"/>
            <w:shd w:val="clear" w:color="auto" w:fill="D3DFEE"/>
          </w:tcPr>
          <w:p w14:paraId="1E471A6A" w14:textId="77777777" w:rsidR="003E4459" w:rsidRDefault="00000000">
            <w:pPr>
              <w:spacing w:after="0" w:line="240" w:lineRule="auto"/>
            </w:pPr>
            <w:r>
              <w:rPr>
                <w:b/>
                <w:sz w:val="19"/>
                <w:szCs w:val="19"/>
              </w:rPr>
              <w:t>Refill (with `[pki]`)</w:t>
            </w:r>
          </w:p>
        </w:tc>
        <w:tc>
          <w:tcPr>
            <w:tcW w:w="3703" w:type="dxa"/>
            <w:shd w:val="clear" w:color="auto" w:fill="D3DFEE"/>
          </w:tcPr>
          <w:p w14:paraId="28CD1758" w14:textId="77777777" w:rsidR="003E4459" w:rsidRDefault="00000000">
            <w:pPr>
              <w:spacing w:after="0" w:line="240" w:lineRule="auto"/>
            </w:pPr>
            <w:r>
              <w:rPr>
                <w:sz w:val="19"/>
                <w:szCs w:val="19"/>
              </w:rPr>
              <w:t>a request over the control channel; per certificate: private key derivation, key check, chain check</w:t>
            </w:r>
          </w:p>
        </w:tc>
        <w:tc>
          <w:tcPr>
            <w:tcW w:w="3703" w:type="dxa"/>
            <w:shd w:val="clear" w:color="auto" w:fill="D3DFEE"/>
          </w:tcPr>
          <w:p w14:paraId="5F0565B5" w14:textId="77777777" w:rsidR="003E4459" w:rsidRDefault="00000000">
            <w:pPr>
              <w:spacing w:after="0" w:line="240" w:lineRule="auto"/>
            </w:pPr>
            <w:r>
              <w:rPr>
                <w:sz w:val="19"/>
                <w:szCs w:val="19"/>
              </w:rPr>
              <w:t>none, unless the pool runs empty: changes are then refused</w:t>
            </w:r>
          </w:p>
        </w:tc>
      </w:tr>
    </w:tbl>
    <w:p w14:paraId="593B7D17" w14:textId="77777777" w:rsidR="003E4459" w:rsidRDefault="003E4459"/>
    <w:p w14:paraId="5A3AAE26" w14:textId="77777777" w:rsidR="003E4459" w:rsidRDefault="00000000">
      <w:pPr>
        <w:pStyle w:val="Heading2"/>
      </w:pPr>
      <w:commentRangeStart w:id="0"/>
      <w:r>
        <w:t>2.2 Already measured</w:t>
      </w:r>
      <w:commentRangeEnd w:id="0"/>
      <w:r w:rsidR="00522626">
        <w:rPr>
          <w:rStyle w:val="CommentReference"/>
          <w:sz w:val="26"/>
          <w:szCs w:val="26"/>
        </w:rPr>
        <w:commentReference w:id="0"/>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703"/>
        <w:gridCol w:w="2144"/>
        <w:gridCol w:w="3898"/>
      </w:tblGrid>
      <w:tr w:rsidR="003E4459" w14:paraId="695A45D5" w14:textId="77777777">
        <w:trPr>
          <w:tblHeader/>
          <w:jc w:val="center"/>
        </w:trPr>
        <w:tc>
          <w:tcPr>
            <w:tcW w:w="3703" w:type="dxa"/>
            <w:tcBorders>
              <w:bottom w:val="single" w:sz="18" w:space="0" w:color="4F81BD"/>
            </w:tcBorders>
          </w:tcPr>
          <w:p w14:paraId="1837DCFF" w14:textId="77777777" w:rsidR="003E4459" w:rsidRDefault="00000000">
            <w:pPr>
              <w:spacing w:after="0" w:line="240" w:lineRule="auto"/>
            </w:pPr>
            <w:r>
              <w:rPr>
                <w:b/>
                <w:sz w:val="19"/>
                <w:szCs w:val="19"/>
              </w:rPr>
              <w:t>Measure</w:t>
            </w:r>
          </w:p>
        </w:tc>
        <w:tc>
          <w:tcPr>
            <w:tcW w:w="2144" w:type="dxa"/>
            <w:tcBorders>
              <w:bottom w:val="single" w:sz="18" w:space="0" w:color="4F81BD"/>
            </w:tcBorders>
          </w:tcPr>
          <w:p w14:paraId="3225D969" w14:textId="77777777" w:rsidR="003E4459" w:rsidRDefault="00000000">
            <w:pPr>
              <w:spacing w:after="0" w:line="240" w:lineRule="auto"/>
            </w:pPr>
            <w:r>
              <w:rPr>
                <w:b/>
                <w:sz w:val="19"/>
                <w:szCs w:val="19"/>
              </w:rPr>
              <w:t>Where</w:t>
            </w:r>
          </w:p>
        </w:tc>
        <w:tc>
          <w:tcPr>
            <w:tcW w:w="3898" w:type="dxa"/>
            <w:tcBorders>
              <w:bottom w:val="single" w:sz="18" w:space="0" w:color="4F81BD"/>
            </w:tcBorders>
          </w:tcPr>
          <w:p w14:paraId="71126284" w14:textId="77777777" w:rsidR="003E4459" w:rsidRDefault="00000000">
            <w:pPr>
              <w:spacing w:after="0" w:line="240" w:lineRule="auto"/>
            </w:pPr>
            <w:r>
              <w:rPr>
                <w:b/>
                <w:sz w:val="19"/>
                <w:szCs w:val="19"/>
              </w:rPr>
              <w:t>Covers</w:t>
            </w:r>
          </w:p>
        </w:tc>
      </w:tr>
      <w:tr w:rsidR="003E4459" w14:paraId="536AD827" w14:textId="77777777">
        <w:trPr>
          <w:jc w:val="center"/>
        </w:trPr>
        <w:tc>
          <w:tcPr>
            <w:tcW w:w="3703" w:type="dxa"/>
            <w:shd w:val="clear" w:color="auto" w:fill="D3DFEE"/>
          </w:tcPr>
          <w:p w14:paraId="4735DB2A" w14:textId="77777777" w:rsidR="003E4459" w:rsidRDefault="00000000">
            <w:pPr>
              <w:spacing w:after="0" w:line="240" w:lineRule="auto"/>
            </w:pPr>
            <w:r>
              <w:rPr>
                <w:b/>
                <w:sz w:val="19"/>
                <w:szCs w:val="19"/>
              </w:rPr>
              <w:t>`&lt;station&gt;.pki.refresh_ms_mean`, `refresh_ms_max`</w:t>
            </w:r>
          </w:p>
        </w:tc>
        <w:tc>
          <w:tcPr>
            <w:tcW w:w="2144" w:type="dxa"/>
            <w:shd w:val="clear" w:color="auto" w:fill="D3DFEE"/>
          </w:tcPr>
          <w:p w14:paraId="7825AB7A" w14:textId="77777777" w:rsidR="003E4459" w:rsidRDefault="00000000">
            <w:pPr>
              <w:spacing w:after="0" w:line="240" w:lineRule="auto"/>
            </w:pPr>
            <w:r>
              <w:rPr>
                <w:sz w:val="19"/>
                <w:szCs w:val="19"/>
              </w:rPr>
              <w:t>`vnapctl check`</w:t>
            </w:r>
          </w:p>
        </w:tc>
        <w:tc>
          <w:tcPr>
            <w:tcW w:w="3898" w:type="dxa"/>
            <w:shd w:val="clear" w:color="auto" w:fill="D3DFEE"/>
          </w:tcPr>
          <w:p w14:paraId="583063A0" w14:textId="77777777" w:rsidR="003E4459" w:rsidRDefault="00000000">
            <w:pPr>
              <w:spacing w:after="0" w:line="240" w:lineRule="auto"/>
            </w:pPr>
            <w:r>
              <w:rPr>
                <w:sz w:val="19"/>
                <w:szCs w:val="19"/>
              </w:rPr>
              <w:t>time from a refill request to its installation</w:t>
            </w:r>
          </w:p>
        </w:tc>
      </w:tr>
      <w:tr w:rsidR="003E4459" w14:paraId="4321744B" w14:textId="77777777">
        <w:trPr>
          <w:jc w:val="center"/>
        </w:trPr>
        <w:tc>
          <w:tcPr>
            <w:tcW w:w="3703" w:type="dxa"/>
          </w:tcPr>
          <w:p w14:paraId="44F320A4" w14:textId="77777777" w:rsidR="003E4459" w:rsidRDefault="00000000">
            <w:pPr>
              <w:spacing w:after="0" w:line="240" w:lineRule="auto"/>
            </w:pPr>
            <w:r>
              <w:rPr>
                <w:b/>
                <w:sz w:val="19"/>
                <w:szCs w:val="19"/>
              </w:rPr>
              <w:t>`&lt;station&gt;.pki.derivation_ms_mean`</w:t>
            </w:r>
          </w:p>
        </w:tc>
        <w:tc>
          <w:tcPr>
            <w:tcW w:w="2144" w:type="dxa"/>
          </w:tcPr>
          <w:p w14:paraId="3E381091" w14:textId="77777777" w:rsidR="003E4459" w:rsidRDefault="00000000">
            <w:pPr>
              <w:spacing w:after="0" w:line="240" w:lineRule="auto"/>
            </w:pPr>
            <w:r>
              <w:rPr>
                <w:sz w:val="19"/>
                <w:szCs w:val="19"/>
              </w:rPr>
              <w:t>`vnapctl check`</w:t>
            </w:r>
          </w:p>
        </w:tc>
        <w:tc>
          <w:tcPr>
            <w:tcW w:w="3898" w:type="dxa"/>
          </w:tcPr>
          <w:p w14:paraId="07E04E1D" w14:textId="77777777" w:rsidR="003E4459" w:rsidRDefault="00000000">
            <w:pPr>
              <w:spacing w:after="0" w:line="240" w:lineRule="auto"/>
            </w:pPr>
            <w:r>
              <w:rPr>
                <w:sz w:val="19"/>
                <w:szCs w:val="19"/>
              </w:rPr>
              <w:t>key derivation per batch</w:t>
            </w:r>
          </w:p>
        </w:tc>
      </w:tr>
      <w:tr w:rsidR="003E4459" w14:paraId="3834AE21" w14:textId="77777777">
        <w:trPr>
          <w:jc w:val="center"/>
        </w:trPr>
        <w:tc>
          <w:tcPr>
            <w:tcW w:w="3703" w:type="dxa"/>
            <w:shd w:val="clear" w:color="auto" w:fill="D3DFEE"/>
          </w:tcPr>
          <w:p w14:paraId="75773F34" w14:textId="77777777" w:rsidR="003E4459" w:rsidRDefault="00000000">
            <w:pPr>
              <w:spacing w:after="0" w:line="240" w:lineRule="auto"/>
            </w:pPr>
            <w:r>
              <w:rPr>
                <w:b/>
                <w:sz w:val="19"/>
                <w:szCs w:val="19"/>
              </w:rPr>
              <w:t>`&lt;station&gt;.pki.starved`</w:t>
            </w:r>
          </w:p>
        </w:tc>
        <w:tc>
          <w:tcPr>
            <w:tcW w:w="2144" w:type="dxa"/>
            <w:shd w:val="clear" w:color="auto" w:fill="D3DFEE"/>
          </w:tcPr>
          <w:p w14:paraId="7AC0A58C" w14:textId="77777777" w:rsidR="003E4459" w:rsidRDefault="00000000">
            <w:pPr>
              <w:spacing w:after="0" w:line="240" w:lineRule="auto"/>
            </w:pPr>
            <w:r>
              <w:rPr>
                <w:sz w:val="19"/>
                <w:szCs w:val="19"/>
              </w:rPr>
              <w:t>`vnapctl check`</w:t>
            </w:r>
          </w:p>
        </w:tc>
        <w:tc>
          <w:tcPr>
            <w:tcW w:w="3898" w:type="dxa"/>
            <w:shd w:val="clear" w:color="auto" w:fill="D3DFEE"/>
          </w:tcPr>
          <w:p w14:paraId="4B9BEF35" w14:textId="77777777" w:rsidR="003E4459" w:rsidRDefault="00000000">
            <w:pPr>
              <w:spacing w:after="0" w:line="240" w:lineRule="auto"/>
            </w:pPr>
            <w:r>
              <w:rPr>
                <w:sz w:val="19"/>
                <w:szCs w:val="19"/>
              </w:rPr>
              <w:t>changes refused for lack of certificates</w:t>
            </w:r>
          </w:p>
        </w:tc>
      </w:tr>
      <w:tr w:rsidR="003E4459" w14:paraId="48591142" w14:textId="77777777">
        <w:trPr>
          <w:jc w:val="center"/>
        </w:trPr>
        <w:tc>
          <w:tcPr>
            <w:tcW w:w="3703" w:type="dxa"/>
          </w:tcPr>
          <w:p w14:paraId="5808F4B7" w14:textId="77777777" w:rsidR="003E4459" w:rsidRDefault="00000000">
            <w:pPr>
              <w:spacing w:after="0" w:line="240" w:lineRule="auto"/>
            </w:pPr>
            <w:r>
              <w:rPr>
                <w:b/>
                <w:sz w:val="19"/>
                <w:szCs w:val="19"/>
              </w:rPr>
              <w:t>`pki.issue_ms_max`, `pki.queue_ms_max`</w:t>
            </w:r>
          </w:p>
        </w:tc>
        <w:tc>
          <w:tcPr>
            <w:tcW w:w="2144" w:type="dxa"/>
          </w:tcPr>
          <w:p w14:paraId="6AA0EA51" w14:textId="77777777" w:rsidR="003E4459" w:rsidRDefault="00000000">
            <w:pPr>
              <w:spacing w:after="0" w:line="240" w:lineRule="auto"/>
            </w:pPr>
            <w:r>
              <w:rPr>
                <w:sz w:val="19"/>
                <w:szCs w:val="19"/>
              </w:rPr>
              <w:t>`vnapctl check`</w:t>
            </w:r>
          </w:p>
        </w:tc>
        <w:tc>
          <w:tcPr>
            <w:tcW w:w="3898" w:type="dxa"/>
          </w:tcPr>
          <w:p w14:paraId="3A4A1D76" w14:textId="77777777" w:rsidR="003E4459" w:rsidRDefault="00000000">
            <w:pPr>
              <w:spacing w:after="0" w:line="240" w:lineRule="auto"/>
            </w:pPr>
            <w:r>
              <w:rPr>
                <w:sz w:val="19"/>
                <w:szCs w:val="19"/>
              </w:rPr>
              <w:t>work and queueing at the PKI</w:t>
            </w:r>
          </w:p>
        </w:tc>
      </w:tr>
      <w:tr w:rsidR="003E4459" w14:paraId="68868A40" w14:textId="77777777">
        <w:trPr>
          <w:jc w:val="center"/>
        </w:trPr>
        <w:tc>
          <w:tcPr>
            <w:tcW w:w="3703" w:type="dxa"/>
            <w:shd w:val="clear" w:color="auto" w:fill="D3DFEE"/>
          </w:tcPr>
          <w:p w14:paraId="1BF7DF34" w14:textId="77777777" w:rsidR="003E4459" w:rsidRDefault="00000000">
            <w:pPr>
              <w:spacing w:after="0" w:line="240" w:lineRule="auto"/>
            </w:pPr>
            <w:r>
              <w:rPr>
                <w:b/>
                <w:sz w:val="19"/>
                <w:szCs w:val="19"/>
              </w:rPr>
              <w:t>`silent period over, &lt;n&gt; frame(s) suppressed`</w:t>
            </w:r>
          </w:p>
        </w:tc>
        <w:tc>
          <w:tcPr>
            <w:tcW w:w="2144" w:type="dxa"/>
            <w:shd w:val="clear" w:color="auto" w:fill="D3DFEE"/>
          </w:tcPr>
          <w:p w14:paraId="0F3A99A5" w14:textId="77777777" w:rsidR="003E4459" w:rsidRDefault="00000000">
            <w:pPr>
              <w:spacing w:after="0" w:line="240" w:lineRule="auto"/>
            </w:pPr>
            <w:r>
              <w:rPr>
                <w:sz w:val="19"/>
                <w:szCs w:val="19"/>
              </w:rPr>
              <w:t>station log</w:t>
            </w:r>
          </w:p>
        </w:tc>
        <w:tc>
          <w:tcPr>
            <w:tcW w:w="3898" w:type="dxa"/>
            <w:shd w:val="clear" w:color="auto" w:fill="D3DFEE"/>
          </w:tcPr>
          <w:p w14:paraId="56251AEB" w14:textId="77777777" w:rsidR="003E4459" w:rsidRDefault="00000000">
            <w:pPr>
              <w:spacing w:after="0" w:line="240" w:lineRule="auto"/>
            </w:pPr>
            <w:r>
              <w:rPr>
                <w:sz w:val="19"/>
                <w:szCs w:val="19"/>
              </w:rPr>
              <w:t>frames dropped per silent period</w:t>
            </w:r>
          </w:p>
        </w:tc>
      </w:tr>
      <w:tr w:rsidR="003E4459" w14:paraId="15BF3C79" w14:textId="77777777">
        <w:trPr>
          <w:jc w:val="center"/>
        </w:trPr>
        <w:tc>
          <w:tcPr>
            <w:tcW w:w="3703" w:type="dxa"/>
          </w:tcPr>
          <w:p w14:paraId="0C72B423" w14:textId="77777777" w:rsidR="003E4459" w:rsidRDefault="00000000">
            <w:pPr>
              <w:spacing w:after="0" w:line="240" w:lineRule="auto"/>
            </w:pPr>
            <w:r>
              <w:rPr>
                <w:b/>
                <w:sz w:val="19"/>
                <w:szCs w:val="19"/>
              </w:rPr>
              <w:t>`silent.share`</w:t>
            </w:r>
          </w:p>
        </w:tc>
        <w:tc>
          <w:tcPr>
            <w:tcW w:w="2144" w:type="dxa"/>
          </w:tcPr>
          <w:p w14:paraId="277551FF" w14:textId="77777777" w:rsidR="003E4459" w:rsidRDefault="00000000">
            <w:pPr>
              <w:spacing w:after="0" w:line="240" w:lineRule="auto"/>
            </w:pPr>
            <w:r>
              <w:rPr>
                <w:sz w:val="19"/>
                <w:szCs w:val="19"/>
              </w:rPr>
              <w:t>summary report facts</w:t>
            </w:r>
          </w:p>
        </w:tc>
        <w:tc>
          <w:tcPr>
            <w:tcW w:w="3898" w:type="dxa"/>
          </w:tcPr>
          <w:p w14:paraId="5AD76EB7" w14:textId="77777777" w:rsidR="003E4459" w:rsidRDefault="00000000">
            <w:pPr>
              <w:spacing w:after="0" w:line="240" w:lineRule="auto"/>
            </w:pPr>
            <w:r>
              <w:rPr>
                <w:sz w:val="19"/>
                <w:szCs w:val="19"/>
              </w:rPr>
              <w:t>share of the vehicles' time spent silent</w:t>
            </w:r>
          </w:p>
        </w:tc>
      </w:tr>
      <w:tr w:rsidR="003E4459" w14:paraId="433B3A62" w14:textId="77777777">
        <w:trPr>
          <w:jc w:val="center"/>
        </w:trPr>
        <w:tc>
          <w:tcPr>
            <w:tcW w:w="3703" w:type="dxa"/>
            <w:shd w:val="clear" w:color="auto" w:fill="D3DFEE"/>
          </w:tcPr>
          <w:p w14:paraId="647FA733" w14:textId="77777777" w:rsidR="003E4459" w:rsidRDefault="00000000">
            <w:pPr>
              <w:spacing w:after="0" w:line="240" w:lineRule="auto"/>
            </w:pPr>
            <w:r>
              <w:rPr>
                <w:b/>
                <w:sz w:val="19"/>
                <w:szCs w:val="19"/>
              </w:rPr>
              <w:t>`rsu.cam.rx_per_s`</w:t>
            </w:r>
          </w:p>
        </w:tc>
        <w:tc>
          <w:tcPr>
            <w:tcW w:w="2144" w:type="dxa"/>
            <w:shd w:val="clear" w:color="auto" w:fill="D3DFEE"/>
          </w:tcPr>
          <w:p w14:paraId="103E470B" w14:textId="77777777" w:rsidR="003E4459" w:rsidRDefault="00000000">
            <w:pPr>
              <w:spacing w:after="0" w:line="240" w:lineRule="auto"/>
            </w:pPr>
            <w:r>
              <w:rPr>
                <w:sz w:val="19"/>
                <w:szCs w:val="19"/>
              </w:rPr>
              <w:t>`vnapctl check`</w:t>
            </w:r>
          </w:p>
        </w:tc>
        <w:tc>
          <w:tcPr>
            <w:tcW w:w="3898" w:type="dxa"/>
            <w:shd w:val="clear" w:color="auto" w:fill="D3DFEE"/>
          </w:tcPr>
          <w:p w14:paraId="4038199C" w14:textId="77777777" w:rsidR="003E4459" w:rsidRDefault="00000000">
            <w:pPr>
              <w:spacing w:after="0" w:line="240" w:lineRule="auto"/>
            </w:pPr>
            <w:r>
              <w:rPr>
                <w:sz w:val="19"/>
                <w:szCs w:val="19"/>
              </w:rPr>
              <w:t>CAMs per second at the RSU, over the whole run</w:t>
            </w:r>
          </w:p>
        </w:tc>
      </w:tr>
      <w:tr w:rsidR="003E4459" w14:paraId="0D70AF98" w14:textId="77777777">
        <w:trPr>
          <w:jc w:val="center"/>
        </w:trPr>
        <w:tc>
          <w:tcPr>
            <w:tcW w:w="3703" w:type="dxa"/>
          </w:tcPr>
          <w:p w14:paraId="523B8ABB" w14:textId="77777777" w:rsidR="003E4459" w:rsidRDefault="00000000">
            <w:pPr>
              <w:spacing w:after="0" w:line="240" w:lineRule="auto"/>
            </w:pPr>
            <w:r>
              <w:rPr>
                <w:b/>
                <w:sz w:val="19"/>
                <w:szCs w:val="19"/>
              </w:rPr>
              <w:t>every frame on the link, with time, sender identifiers and position</w:t>
            </w:r>
          </w:p>
        </w:tc>
        <w:tc>
          <w:tcPr>
            <w:tcW w:w="2144" w:type="dxa"/>
          </w:tcPr>
          <w:p w14:paraId="51460C90" w14:textId="77777777" w:rsidR="003E4459" w:rsidRDefault="00000000">
            <w:pPr>
              <w:spacing w:after="0" w:line="240" w:lineRule="auto"/>
            </w:pPr>
            <w:r>
              <w:rPr>
                <w:sz w:val="19"/>
                <w:szCs w:val="19"/>
              </w:rPr>
              <w:t>eavesdropper `messages.jsonl`</w:t>
            </w:r>
          </w:p>
        </w:tc>
        <w:tc>
          <w:tcPr>
            <w:tcW w:w="3898" w:type="dxa"/>
          </w:tcPr>
          <w:p w14:paraId="075CC7FB" w14:textId="77777777" w:rsidR="003E4459" w:rsidRDefault="00000000">
            <w:pPr>
              <w:spacing w:after="0" w:line="240" w:lineRule="auto"/>
            </w:pPr>
            <w:r>
              <w:rPr>
                <w:sz w:val="19"/>
                <w:szCs w:val="19"/>
              </w:rPr>
              <w:t>raw material for the disruption measures (Section 6)</w:t>
            </w:r>
          </w:p>
        </w:tc>
      </w:tr>
    </w:tbl>
    <w:p w14:paraId="370D11AB" w14:textId="77777777" w:rsidR="003E4459" w:rsidRDefault="003E4459"/>
    <w:p w14:paraId="0B6B907C" w14:textId="77777777" w:rsidR="003E4459" w:rsidRDefault="00000000">
      <w:r>
        <w:t>None of these is aligned with individual changes, none measures CPU, and none measures what receivers believe about a vehicle during a gap.</w:t>
      </w:r>
    </w:p>
    <w:p w14:paraId="3892A3D6" w14:textId="77777777" w:rsidR="003E4459" w:rsidRDefault="00000000">
      <w:pPr>
        <w:pStyle w:val="Heading1"/>
      </w:pPr>
      <w:r>
        <w:t>3. Goals and non-goals</w:t>
      </w:r>
    </w:p>
    <w:p w14:paraId="6CA42AD2" w14:textId="77777777" w:rsidR="003E4459" w:rsidRDefault="00000000">
      <w:pPr>
        <w:pStyle w:val="Heading2"/>
      </w:pPr>
      <w:r>
        <w:t>3.1 Goals</w:t>
      </w:r>
    </w:p>
    <w:p w14:paraId="710BB192" w14:textId="77777777" w:rsidR="003E4459" w:rsidRDefault="00000000">
      <w:pPr>
        <w:pStyle w:val="ListBullet"/>
      </w:pPr>
      <w:r>
        <w:t>A cost per change and per refill, in CPU time and in cryptographic operations, for the OBU and for its neighbours.</w:t>
      </w:r>
    </w:p>
    <w:p w14:paraId="68A834D5" w14:textId="77777777" w:rsidR="003E4459" w:rsidRDefault="00000000">
      <w:pPr>
        <w:pStyle w:val="ListBullet"/>
      </w:pPr>
      <w:r>
        <w:t>Disruption measures per change and per run, at every receiver, that describe what a safety application would have lost.</w:t>
      </w:r>
    </w:p>
    <w:p w14:paraId="17FFC6E4" w14:textId="77777777" w:rsidR="003E4459" w:rsidRDefault="00000000">
      <w:pPr>
        <w:pStyle w:val="ListBullet"/>
      </w:pPr>
      <w:r>
        <w:t>A sweep that shows how both grow with the change rate and the silent period, next to the privacy result of the same runs.</w:t>
      </w:r>
    </w:p>
    <w:p w14:paraId="4A7DE7CD" w14:textId="77777777" w:rsidR="003E4459" w:rsidRDefault="00000000">
      <w:pPr>
        <w:pStyle w:val="ListBullet"/>
      </w:pPr>
      <w:r>
        <w:t>A joint experiment, defined before it is run, that compares countermeasures on privacy and safety at once and states the result with its uncertainty (Section 9).</w:t>
      </w:r>
    </w:p>
    <w:p w14:paraId="5B328E8B" w14:textId="77777777" w:rsidR="003E4459" w:rsidRDefault="00000000">
      <w:pPr>
        <w:pStyle w:val="ListBullet"/>
      </w:pPr>
      <w:r>
        <w:t>Measures available in `vnapctl check`, `score.json`-like run output and the summary report, so that scenarios can state limits (`expect`).</w:t>
      </w:r>
    </w:p>
    <w:p w14:paraId="3D9359FD" w14:textId="77777777" w:rsidR="003E4459" w:rsidRDefault="00000000">
      <w:pPr>
        <w:pStyle w:val="Heading2"/>
      </w:pPr>
      <w:r>
        <w:t>3.2 Non-goals</w:t>
      </w:r>
    </w:p>
    <w:p w14:paraId="58F0238A" w14:textId="77777777" w:rsidR="003E4459" w:rsidRDefault="00000000">
      <w:pPr>
        <w:pStyle w:val="ListBullet"/>
      </w:pPr>
      <w:r>
        <w:rPr>
          <w:b/>
        </w:rPr>
        <w:t xml:space="preserve">Absolute OBU figures. </w:t>
      </w:r>
      <w:r>
        <w:t>Containers on a VM are not OBU hardware. Times are for comparison; the operation counts are what carries over (Section 5.3).</w:t>
      </w:r>
    </w:p>
    <w:p w14:paraId="0F903CCD" w14:textId="77777777" w:rsidR="003E4459" w:rsidRDefault="00000000">
      <w:pPr>
        <w:pStyle w:val="ListBullet"/>
      </w:pPr>
      <w:r>
        <w:rPr>
          <w:b/>
        </w:rPr>
        <w:t xml:space="preserve">Radio effects. </w:t>
      </w:r>
      <w:r>
        <w:t>The link is a lossless bridge, without loss, congestion or range. The disruption measured is the part the change causes, a lower bound (Section 12).</w:t>
      </w:r>
    </w:p>
    <w:p w14:paraId="2B794BE2" w14:textId="77777777" w:rsidR="003E4459" w:rsidRDefault="00000000">
      <w:pPr>
        <w:pStyle w:val="ListBullet"/>
      </w:pPr>
      <w:r>
        <w:rPr>
          <w:b/>
        </w:rPr>
        <w:lastRenderedPageBreak/>
        <w:t xml:space="preserve">Judging safety applications. </w:t>
      </w:r>
      <w:r>
        <w:t>The measures describe what information was missing, not whether a particular application would have failed.</w:t>
      </w:r>
    </w:p>
    <w:p w14:paraId="6760D48C" w14:textId="77777777" w:rsidR="003E4459" w:rsidRDefault="00000000">
      <w:pPr>
        <w:pStyle w:val="Heading1"/>
      </w:pPr>
      <w:r>
        <w:t>4. Method</w:t>
      </w:r>
    </w:p>
    <w:p w14:paraId="08C6E896" w14:textId="77777777" w:rsidR="003E4459" w:rsidRDefault="00000000">
      <w:pPr>
        <w:pStyle w:val="ListBullet"/>
      </w:pPr>
      <w:r>
        <w:rPr>
          <w:b/>
        </w:rPr>
        <w:t xml:space="preserve">Baseline: </w:t>
      </w:r>
      <w:r>
        <w:t>the scenario with pseudonym changes switched off, on the same mobility seed, so that vehicles drive the same paths.</w:t>
      </w:r>
    </w:p>
    <w:p w14:paraId="51D58148" w14:textId="77777777" w:rsidR="003E4459" w:rsidRDefault="00000000">
      <w:pPr>
        <w:pStyle w:val="ListBullet"/>
      </w:pPr>
      <w:r>
        <w:rPr>
          <w:b/>
        </w:rPr>
        <w:t xml:space="preserve">Variants: </w:t>
      </w:r>
      <w:r>
        <w:t>the same scenario with changes every 60, 30, 10 and 5 s, each with no silent period, 3 to 13 s (the SAE J2735 values reported in ETSI TR 103 415) and 6 to 12 s.</w:t>
      </w:r>
    </w:p>
    <w:p w14:paraId="06CD893E" w14:textId="77777777" w:rsidR="003E4459" w:rsidRDefault="00000000">
      <w:pPr>
        <w:pStyle w:val="ListBullet"/>
      </w:pPr>
      <w:r>
        <w:rPr>
          <w:b/>
        </w:rPr>
        <w:t xml:space="preserve">Alignment: </w:t>
      </w:r>
      <w:r>
        <w:t>every measure is kept per change, with the change's time from the station log (`[IDCHANGE]` lines), not only as a run average. A run average hides a 10 s gap among minutes of normal traffic.</w:t>
      </w:r>
    </w:p>
    <w:p w14:paraId="1616BA16" w14:textId="77777777" w:rsidR="003E4459" w:rsidRDefault="00000000">
      <w:pPr>
        <w:pStyle w:val="ListBullet"/>
      </w:pPr>
      <w:r>
        <w:rPr>
          <w:b/>
        </w:rPr>
        <w:t xml:space="preserve">Cost per change: </w:t>
      </w:r>
      <w:r>
        <w:t>the slope of a measure against changes per minute, over the variants.</w:t>
      </w:r>
    </w:p>
    <w:p w14:paraId="00ED9811" w14:textId="77777777" w:rsidR="003E4459" w:rsidRDefault="00000000">
      <w:pPr>
        <w:pStyle w:val="ListBullet"/>
      </w:pPr>
      <w:r>
        <w:rPr>
          <w:b/>
        </w:rPr>
        <w:t xml:space="preserve">Seeds: </w:t>
      </w:r>
      <w:r>
        <w:t>3 per variant to start. 13 variants (one baseline, 12 with changes) of 3 minutes each take about two hours per scenario.</w:t>
      </w:r>
    </w:p>
    <w:p w14:paraId="35EF6EE3" w14:textId="77777777" w:rsidR="003E4459" w:rsidRDefault="00000000">
      <w:pPr>
        <w:pStyle w:val="ListBullet"/>
      </w:pPr>
      <w:r>
        <w:rPr>
          <w:b/>
        </w:rPr>
        <w:t xml:space="preserve">Scenarios: </w:t>
      </w:r>
      <w:r>
        <w:t>`c-its-pki-traffic` (two vehicles on crossing roads) and `c-its-pki-mixzone-random` (four vehicles; changes synchronized in the mix zone, so refills arrive together).</w:t>
      </w:r>
    </w:p>
    <w:p w14:paraId="3D7DC279" w14:textId="77777777" w:rsidR="003E4459" w:rsidRDefault="00000000">
      <w:pPr>
        <w:pStyle w:val="Heading1"/>
      </w:pPr>
      <w:r>
        <w:t>5. Computation load</w:t>
      </w:r>
    </w:p>
    <w:p w14:paraId="1C9A7041" w14:textId="77777777" w:rsidR="003E4459" w:rsidRDefault="00000000">
      <w:pPr>
        <w:pStyle w:val="Heading2"/>
      </w:pPr>
      <w:r>
        <w:t>5.1 On the OBU</w:t>
      </w:r>
    </w:p>
    <w:tbl>
      <w:tblPr>
        <w:tblW w:w="9744"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923"/>
        <w:gridCol w:w="2436"/>
        <w:gridCol w:w="4385"/>
      </w:tblGrid>
      <w:tr w:rsidR="003E4459" w14:paraId="74D82CCF" w14:textId="77777777">
        <w:trPr>
          <w:tblHeader/>
          <w:jc w:val="center"/>
        </w:trPr>
        <w:tc>
          <w:tcPr>
            <w:tcW w:w="2923" w:type="dxa"/>
            <w:tcBorders>
              <w:bottom w:val="single" w:sz="18" w:space="0" w:color="4F81BD"/>
            </w:tcBorders>
          </w:tcPr>
          <w:p w14:paraId="6BD12E59" w14:textId="77777777" w:rsidR="003E4459" w:rsidRDefault="00000000">
            <w:pPr>
              <w:spacing w:after="0" w:line="240" w:lineRule="auto"/>
            </w:pPr>
            <w:r>
              <w:rPr>
                <w:b/>
                <w:sz w:val="19"/>
                <w:szCs w:val="19"/>
              </w:rPr>
              <w:t>Work</w:t>
            </w:r>
          </w:p>
        </w:tc>
        <w:tc>
          <w:tcPr>
            <w:tcW w:w="2436" w:type="dxa"/>
            <w:tcBorders>
              <w:bottom w:val="single" w:sz="18" w:space="0" w:color="4F81BD"/>
            </w:tcBorders>
          </w:tcPr>
          <w:p w14:paraId="52EC0A23" w14:textId="77777777" w:rsidR="003E4459" w:rsidRDefault="00000000">
            <w:pPr>
              <w:spacing w:after="0" w:line="240" w:lineRule="auto"/>
            </w:pPr>
            <w:r>
              <w:rPr>
                <w:b/>
                <w:sz w:val="19"/>
                <w:szCs w:val="19"/>
              </w:rPr>
              <w:t>When</w:t>
            </w:r>
          </w:p>
        </w:tc>
        <w:tc>
          <w:tcPr>
            <w:tcW w:w="4385" w:type="dxa"/>
            <w:tcBorders>
              <w:bottom w:val="single" w:sz="18" w:space="0" w:color="4F81BD"/>
            </w:tcBorders>
          </w:tcPr>
          <w:p w14:paraId="444DB9A8" w14:textId="77777777" w:rsidR="003E4459" w:rsidRDefault="00000000">
            <w:pPr>
              <w:spacing w:after="0" w:line="240" w:lineRule="auto"/>
            </w:pPr>
            <w:r>
              <w:rPr>
                <w:b/>
                <w:sz w:val="19"/>
                <w:szCs w:val="19"/>
              </w:rPr>
              <w:t>How to measure</w:t>
            </w:r>
          </w:p>
        </w:tc>
      </w:tr>
      <w:tr w:rsidR="003E4459" w14:paraId="1251397B" w14:textId="77777777">
        <w:trPr>
          <w:jc w:val="center"/>
        </w:trPr>
        <w:tc>
          <w:tcPr>
            <w:tcW w:w="2923" w:type="dxa"/>
            <w:shd w:val="clear" w:color="auto" w:fill="D3DFEE"/>
          </w:tcPr>
          <w:p w14:paraId="243BE5AE" w14:textId="77777777" w:rsidR="003E4459" w:rsidRDefault="00000000">
            <w:pPr>
              <w:spacing w:after="0" w:line="240" w:lineRule="auto"/>
            </w:pPr>
            <w:r>
              <w:rPr>
                <w:b/>
                <w:sz w:val="19"/>
                <w:szCs w:val="19"/>
              </w:rPr>
              <w:t>ID change handshake and switch</w:t>
            </w:r>
          </w:p>
        </w:tc>
        <w:tc>
          <w:tcPr>
            <w:tcW w:w="2436" w:type="dxa"/>
            <w:shd w:val="clear" w:color="auto" w:fill="D3DFEE"/>
          </w:tcPr>
          <w:p w14:paraId="28E70E04" w14:textId="77777777" w:rsidR="003E4459" w:rsidRDefault="00000000">
            <w:pPr>
              <w:spacing w:after="0" w:line="240" w:lineRule="auto"/>
            </w:pPr>
            <w:r>
              <w:rPr>
                <w:sz w:val="19"/>
                <w:szCs w:val="19"/>
              </w:rPr>
              <w:t>every change</w:t>
            </w:r>
          </w:p>
        </w:tc>
        <w:tc>
          <w:tcPr>
            <w:tcW w:w="4385" w:type="dxa"/>
            <w:shd w:val="clear" w:color="auto" w:fill="D3DFEE"/>
          </w:tcPr>
          <w:p w14:paraId="43118612" w14:textId="77777777" w:rsidR="003E4459" w:rsidRDefault="00000000">
            <w:pPr>
              <w:spacing w:after="0" w:line="240" w:lineRule="auto"/>
            </w:pPr>
            <w:r>
              <w:rPr>
                <w:sz w:val="19"/>
                <w:szCs w:val="19"/>
              </w:rPr>
              <w:t>a timing log line at COMMIT, e.g. `[IDCHANGE] completed in &lt;us&gt; us` (new, station code)</w:t>
            </w:r>
          </w:p>
        </w:tc>
      </w:tr>
      <w:tr w:rsidR="003E4459" w14:paraId="0837E677" w14:textId="77777777">
        <w:trPr>
          <w:jc w:val="center"/>
        </w:trPr>
        <w:tc>
          <w:tcPr>
            <w:tcW w:w="2923" w:type="dxa"/>
          </w:tcPr>
          <w:p w14:paraId="5116EE76" w14:textId="77777777" w:rsidR="003E4459" w:rsidRDefault="00000000">
            <w:pPr>
              <w:spacing w:after="0" w:line="240" w:lineRule="auto"/>
            </w:pPr>
            <w:r>
              <w:rPr>
                <w:b/>
                <w:sz w:val="19"/>
                <w:szCs w:val="19"/>
              </w:rPr>
              <w:t>signing</w:t>
            </w:r>
          </w:p>
        </w:tc>
        <w:tc>
          <w:tcPr>
            <w:tcW w:w="2436" w:type="dxa"/>
          </w:tcPr>
          <w:p w14:paraId="77C70958" w14:textId="77777777" w:rsidR="003E4459" w:rsidRDefault="00000000">
            <w:pPr>
              <w:spacing w:after="0" w:line="240" w:lineRule="auto"/>
            </w:pPr>
            <w:r>
              <w:rPr>
                <w:sz w:val="19"/>
                <w:szCs w:val="19"/>
              </w:rPr>
              <w:t>every message; unchanged by a change</w:t>
            </w:r>
          </w:p>
        </w:tc>
        <w:tc>
          <w:tcPr>
            <w:tcW w:w="4385" w:type="dxa"/>
          </w:tcPr>
          <w:p w14:paraId="29BE6510" w14:textId="77777777" w:rsidR="003E4459" w:rsidRDefault="00000000">
            <w:pPr>
              <w:spacing w:after="0" w:line="240" w:lineRule="auto"/>
            </w:pPr>
            <w:r>
              <w:rPr>
                <w:sz w:val="19"/>
                <w:szCs w:val="19"/>
              </w:rPr>
              <w:t>counter of signatures made (new)</w:t>
            </w:r>
          </w:p>
        </w:tc>
      </w:tr>
      <w:tr w:rsidR="003E4459" w14:paraId="62C08DDA" w14:textId="77777777">
        <w:trPr>
          <w:jc w:val="center"/>
        </w:trPr>
        <w:tc>
          <w:tcPr>
            <w:tcW w:w="2923" w:type="dxa"/>
            <w:shd w:val="clear" w:color="auto" w:fill="D3DFEE"/>
          </w:tcPr>
          <w:p w14:paraId="639119ED" w14:textId="77777777" w:rsidR="003E4459" w:rsidRDefault="00000000">
            <w:pPr>
              <w:spacing w:after="0" w:line="240" w:lineRule="auto"/>
            </w:pPr>
            <w:r>
              <w:rPr>
                <w:b/>
                <w:sz w:val="19"/>
                <w:szCs w:val="19"/>
              </w:rPr>
              <w:t>key derivation and key check</w:t>
            </w:r>
          </w:p>
        </w:tc>
        <w:tc>
          <w:tcPr>
            <w:tcW w:w="2436" w:type="dxa"/>
            <w:shd w:val="clear" w:color="auto" w:fill="D3DFEE"/>
          </w:tcPr>
          <w:p w14:paraId="509C89DD" w14:textId="77777777" w:rsidR="003E4459" w:rsidRDefault="00000000">
            <w:pPr>
              <w:spacing w:after="0" w:line="240" w:lineRule="auto"/>
            </w:pPr>
            <w:r>
              <w:rPr>
                <w:sz w:val="19"/>
                <w:szCs w:val="19"/>
              </w:rPr>
              <w:t>every refill, per certificate</w:t>
            </w:r>
          </w:p>
        </w:tc>
        <w:tc>
          <w:tcPr>
            <w:tcW w:w="4385" w:type="dxa"/>
            <w:shd w:val="clear" w:color="auto" w:fill="D3DFEE"/>
          </w:tcPr>
          <w:p w14:paraId="2061CB4A" w14:textId="77777777" w:rsidR="003E4459" w:rsidRDefault="00000000">
            <w:pPr>
              <w:spacing w:after="0" w:line="240" w:lineRule="auto"/>
            </w:pPr>
            <w:commentRangeStart w:id="1"/>
            <w:r>
              <w:rPr>
                <w:sz w:val="19"/>
                <w:szCs w:val="19"/>
              </w:rPr>
              <w:t>exists: `derivation_ms_mean`; add a count</w:t>
            </w:r>
            <w:commentRangeEnd w:id="1"/>
            <w:r w:rsidR="00970B4E">
              <w:rPr>
                <w:rStyle w:val="CommentReference"/>
                <w:sz w:val="22"/>
                <w:szCs w:val="22"/>
              </w:rPr>
              <w:commentReference w:id="1"/>
            </w:r>
          </w:p>
        </w:tc>
      </w:tr>
      <w:tr w:rsidR="003E4459" w14:paraId="3DFAF0F3" w14:textId="77777777">
        <w:trPr>
          <w:jc w:val="center"/>
        </w:trPr>
        <w:tc>
          <w:tcPr>
            <w:tcW w:w="2923" w:type="dxa"/>
          </w:tcPr>
          <w:p w14:paraId="100ED856" w14:textId="77777777" w:rsidR="003E4459" w:rsidRDefault="00000000">
            <w:pPr>
              <w:spacing w:after="0" w:line="240" w:lineRule="auto"/>
            </w:pPr>
            <w:r>
              <w:rPr>
                <w:b/>
                <w:sz w:val="19"/>
                <w:szCs w:val="19"/>
              </w:rPr>
              <w:t>chain check of new certificates</w:t>
            </w:r>
          </w:p>
        </w:tc>
        <w:tc>
          <w:tcPr>
            <w:tcW w:w="2436" w:type="dxa"/>
          </w:tcPr>
          <w:p w14:paraId="248E238D" w14:textId="77777777" w:rsidR="003E4459" w:rsidRDefault="00000000">
            <w:pPr>
              <w:spacing w:after="0" w:line="240" w:lineRule="auto"/>
            </w:pPr>
            <w:r>
              <w:rPr>
                <w:sz w:val="19"/>
                <w:szCs w:val="19"/>
              </w:rPr>
              <w:t>every refill, per certificate</w:t>
            </w:r>
          </w:p>
        </w:tc>
        <w:tc>
          <w:tcPr>
            <w:tcW w:w="4385" w:type="dxa"/>
          </w:tcPr>
          <w:p w14:paraId="7BF6968F" w14:textId="77777777" w:rsidR="003E4459" w:rsidRDefault="00000000">
            <w:pPr>
              <w:spacing w:after="0" w:line="240" w:lineRule="auto"/>
            </w:pPr>
            <w:commentRangeStart w:id="2"/>
            <w:r>
              <w:rPr>
                <w:sz w:val="19"/>
                <w:szCs w:val="19"/>
              </w:rPr>
              <w:t>counter and total time (new)</w:t>
            </w:r>
            <w:commentRangeEnd w:id="2"/>
            <w:r w:rsidR="00970B4E">
              <w:rPr>
                <w:rStyle w:val="CommentReference"/>
                <w:sz w:val="22"/>
                <w:szCs w:val="22"/>
              </w:rPr>
              <w:commentReference w:id="2"/>
            </w:r>
          </w:p>
        </w:tc>
      </w:tr>
      <w:tr w:rsidR="003E4459" w14:paraId="1B14F35C" w14:textId="77777777">
        <w:trPr>
          <w:jc w:val="center"/>
        </w:trPr>
        <w:tc>
          <w:tcPr>
            <w:tcW w:w="2923" w:type="dxa"/>
            <w:shd w:val="clear" w:color="auto" w:fill="D3DFEE"/>
          </w:tcPr>
          <w:p w14:paraId="5EFA5DA3" w14:textId="77777777" w:rsidR="003E4459" w:rsidRDefault="00000000">
            <w:pPr>
              <w:spacing w:after="0" w:line="240" w:lineRule="auto"/>
            </w:pPr>
            <w:r>
              <w:rPr>
                <w:b/>
                <w:sz w:val="19"/>
                <w:szCs w:val="19"/>
              </w:rPr>
              <w:t>all of the above, and anything missed</w:t>
            </w:r>
          </w:p>
        </w:tc>
        <w:tc>
          <w:tcPr>
            <w:tcW w:w="2436" w:type="dxa"/>
            <w:shd w:val="clear" w:color="auto" w:fill="D3DFEE"/>
          </w:tcPr>
          <w:p w14:paraId="45E71B5E" w14:textId="77777777" w:rsidR="003E4459" w:rsidRDefault="00000000">
            <w:pPr>
              <w:spacing w:after="0" w:line="240" w:lineRule="auto"/>
            </w:pPr>
            <w:r>
              <w:rPr>
                <w:sz w:val="19"/>
                <w:szCs w:val="19"/>
              </w:rPr>
              <w:t>the whole run</w:t>
            </w:r>
          </w:p>
        </w:tc>
        <w:tc>
          <w:tcPr>
            <w:tcW w:w="4385" w:type="dxa"/>
            <w:shd w:val="clear" w:color="auto" w:fill="D3DFEE"/>
          </w:tcPr>
          <w:p w14:paraId="4E11C73B" w14:textId="77777777" w:rsidR="003E4459" w:rsidRDefault="00000000">
            <w:pPr>
              <w:spacing w:after="0" w:line="240" w:lineRule="auto"/>
            </w:pPr>
            <w:r>
              <w:rPr>
                <w:sz w:val="19"/>
                <w:szCs w:val="19"/>
              </w:rPr>
              <w:t>CPU time of the station's container, sampled from its cgroup about 10 times a second (new, harness)</w:t>
            </w:r>
          </w:p>
        </w:tc>
      </w:tr>
    </w:tbl>
    <w:p w14:paraId="0DC8CA7F" w14:textId="77777777" w:rsidR="003E4459" w:rsidRDefault="003E4459"/>
    <w:p w14:paraId="6B0D14D8" w14:textId="77777777" w:rsidR="003E4459" w:rsidRDefault="00000000">
      <w:r>
        <w:t>The cgroup samples are aligned with the change and refill times. The extra CPU in a window around each event, against the baseline, catches work the counters do not.</w:t>
      </w:r>
    </w:p>
    <w:p w14:paraId="6FE590D6" w14:textId="77777777" w:rsidR="003E4459" w:rsidRDefault="00000000">
      <w:pPr>
        <w:pStyle w:val="Heading2"/>
      </w:pPr>
      <w:r>
        <w:t>5.2 On the neighbours</w:t>
      </w:r>
    </w:p>
    <w:p w14:paraId="54F25102" w14:textId="77777777" w:rsidR="003E4459" w:rsidRDefault="00000000">
      <w:r>
        <w:t>Every receiver of a changed vehicle sees an unknown certificate and checks its chain once. With many vehicles changing, for example together in a mix zone, this work arrives at every receiver at the same moment.</w:t>
      </w:r>
    </w:p>
    <w:p w14:paraId="6F1AAFE3" w14:textId="77777777" w:rsidR="003E4459" w:rsidRDefault="00000000">
      <w:pPr>
        <w:pStyle w:val="ListBullet"/>
      </w:pPr>
      <w:r>
        <w:t xml:space="preserve">counters at each receiver: </w:t>
      </w:r>
      <w:commentRangeStart w:id="3"/>
      <w:r>
        <w:t>certificate cache misses</w:t>
      </w:r>
      <w:commentRangeEnd w:id="3"/>
      <w:r w:rsidR="00970B4E">
        <w:rPr>
          <w:rStyle w:val="CommentReference"/>
          <w:sz w:val="22"/>
          <w:szCs w:val="22"/>
        </w:rPr>
        <w:commentReference w:id="3"/>
      </w:r>
      <w:r>
        <w:t>, chain checks and their time (new, station code);</w:t>
      </w:r>
    </w:p>
    <w:p w14:paraId="6DDA8276" w14:textId="77777777" w:rsidR="003E4459" w:rsidRDefault="00000000">
      <w:pPr>
        <w:pStyle w:val="ListBullet"/>
      </w:pPr>
      <w:r>
        <w:t>the same cgroup samples at the RSU and the other OBUs, aligned with the changes of the vehicles they hear.</w:t>
      </w:r>
    </w:p>
    <w:p w14:paraId="72CBD164" w14:textId="77777777" w:rsidR="003E4459" w:rsidRDefault="00000000">
      <w:pPr>
        <w:pStyle w:val="Heading2"/>
      </w:pPr>
      <w:r>
        <w:t>5.3 Carrying the results over to real hardware</w:t>
      </w:r>
    </w:p>
    <w:p w14:paraId="102CD228" w14:textId="77777777" w:rsidR="003E4459" w:rsidRDefault="00000000">
      <w:r>
        <w:t xml:space="preserve">CPU times on shared VM cores depend on the host and on the other containers. The design therefore reports both times and counts per change: signatures made and verified, chain checks, keys derived. </w:t>
      </w:r>
      <w:r>
        <w:lastRenderedPageBreak/>
        <w:t>Multiplied by the per-operation times of a target OBU or its hardware security module, the counts give an estimate for that hardware. The times serve to compare variants within one host.</w:t>
      </w:r>
    </w:p>
    <w:p w14:paraId="22870081" w14:textId="77777777" w:rsidR="003E4459" w:rsidRDefault="00000000">
      <w:pPr>
        <w:pStyle w:val="Heading1"/>
      </w:pPr>
      <w:r>
        <w:t>6. Communication disruption</w:t>
      </w:r>
    </w:p>
    <w:p w14:paraId="302B22A4" w14:textId="77777777" w:rsidR="003E4459" w:rsidRDefault="00000000">
      <w:r>
        <w:t>Disruption is measured at the receivers, because what matters for safety is what the neighbours know about the vehicle. Receivers are the RSU and every other OBU.</w:t>
      </w:r>
    </w:p>
    <w:p w14:paraId="01DCB5E3" w14:textId="77777777" w:rsidR="003E4459" w:rsidRDefault="00000000">
      <w:pPr>
        <w:pStyle w:val="Heading2"/>
      </w:pPr>
      <w:r>
        <w:t>6.1 Measures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54"/>
        <w:gridCol w:w="4580"/>
        <w:gridCol w:w="3411"/>
      </w:tblGrid>
      <w:tr w:rsidR="003E4459" w14:paraId="191C69FF" w14:textId="77777777">
        <w:trPr>
          <w:tblHeader/>
          <w:jc w:val="center"/>
        </w:trPr>
        <w:tc>
          <w:tcPr>
            <w:tcW w:w="1754" w:type="dxa"/>
            <w:tcBorders>
              <w:bottom w:val="single" w:sz="18" w:space="0" w:color="4F81BD"/>
            </w:tcBorders>
          </w:tcPr>
          <w:p w14:paraId="0B3A83CF" w14:textId="77777777" w:rsidR="003E4459" w:rsidRDefault="00000000">
            <w:pPr>
              <w:spacing w:after="0" w:line="240" w:lineRule="auto"/>
            </w:pPr>
            <w:r>
              <w:rPr>
                <w:b/>
                <w:sz w:val="19"/>
                <w:szCs w:val="19"/>
              </w:rPr>
              <w:t>Measure</w:t>
            </w:r>
          </w:p>
        </w:tc>
        <w:tc>
          <w:tcPr>
            <w:tcW w:w="4580" w:type="dxa"/>
            <w:tcBorders>
              <w:bottom w:val="single" w:sz="18" w:space="0" w:color="4F81BD"/>
            </w:tcBorders>
          </w:tcPr>
          <w:p w14:paraId="5EDF5479" w14:textId="77777777" w:rsidR="003E4459" w:rsidRDefault="00000000">
            <w:pPr>
              <w:spacing w:after="0" w:line="240" w:lineRule="auto"/>
            </w:pPr>
            <w:r>
              <w:rPr>
                <w:b/>
                <w:sz w:val="19"/>
                <w:szCs w:val="19"/>
              </w:rPr>
              <w:t>Definition</w:t>
            </w:r>
          </w:p>
        </w:tc>
        <w:tc>
          <w:tcPr>
            <w:tcW w:w="3411" w:type="dxa"/>
            <w:tcBorders>
              <w:bottom w:val="single" w:sz="18" w:space="0" w:color="4F81BD"/>
            </w:tcBorders>
          </w:tcPr>
          <w:p w14:paraId="38B8803D" w14:textId="77777777" w:rsidR="003E4459" w:rsidRDefault="00000000">
            <w:pPr>
              <w:spacing w:after="0" w:line="240" w:lineRule="auto"/>
            </w:pPr>
            <w:r>
              <w:rPr>
                <w:b/>
                <w:sz w:val="19"/>
                <w:szCs w:val="19"/>
              </w:rPr>
              <w:t>Why it matters</w:t>
            </w:r>
          </w:p>
        </w:tc>
      </w:tr>
      <w:tr w:rsidR="003E4459" w14:paraId="6D888D2C" w14:textId="77777777">
        <w:trPr>
          <w:jc w:val="center"/>
        </w:trPr>
        <w:tc>
          <w:tcPr>
            <w:tcW w:w="1754" w:type="dxa"/>
            <w:shd w:val="clear" w:color="auto" w:fill="D3DFEE"/>
          </w:tcPr>
          <w:p w14:paraId="721B1A33" w14:textId="77777777" w:rsidR="003E4459" w:rsidRDefault="00000000">
            <w:pPr>
              <w:spacing w:after="0" w:line="240" w:lineRule="auto"/>
            </w:pPr>
            <w:commentRangeStart w:id="4"/>
            <w:r>
              <w:rPr>
                <w:b/>
                <w:sz w:val="19"/>
                <w:szCs w:val="19"/>
              </w:rPr>
              <w:t>Reception gap</w:t>
            </w:r>
          </w:p>
        </w:tc>
        <w:tc>
          <w:tcPr>
            <w:tcW w:w="4580" w:type="dxa"/>
            <w:shd w:val="clear" w:color="auto" w:fill="D3DFEE"/>
          </w:tcPr>
          <w:p w14:paraId="14C90A12" w14:textId="77777777" w:rsidR="003E4459" w:rsidRDefault="00000000">
            <w:pPr>
              <w:spacing w:after="0" w:line="240" w:lineRule="auto"/>
            </w:pPr>
            <w:r>
              <w:rPr>
                <w:sz w:val="19"/>
                <w:szCs w:val="19"/>
              </w:rPr>
              <w:t>per change and receiver: time from the last message under the old identity to the first under the new one</w:t>
            </w:r>
            <w:commentRangeEnd w:id="4"/>
            <w:r w:rsidR="00975512">
              <w:rPr>
                <w:rStyle w:val="CommentReference"/>
                <w:sz w:val="22"/>
                <w:szCs w:val="22"/>
              </w:rPr>
              <w:commentReference w:id="4"/>
            </w:r>
          </w:p>
        </w:tc>
        <w:tc>
          <w:tcPr>
            <w:tcW w:w="3411" w:type="dxa"/>
            <w:shd w:val="clear" w:color="auto" w:fill="D3DFEE"/>
          </w:tcPr>
          <w:p w14:paraId="7F940B75" w14:textId="77777777" w:rsidR="003E4459" w:rsidRDefault="00000000">
            <w:pPr>
              <w:spacing w:after="0" w:line="240" w:lineRule="auto"/>
            </w:pPr>
            <w:r>
              <w:rPr>
                <w:sz w:val="19"/>
                <w:szCs w:val="19"/>
              </w:rPr>
              <w:t>for that long the vehicle is missing from the receiver's view</w:t>
            </w:r>
          </w:p>
        </w:tc>
      </w:tr>
      <w:tr w:rsidR="003E4459" w14:paraId="16A8C04C" w14:textId="77777777">
        <w:trPr>
          <w:jc w:val="center"/>
        </w:trPr>
        <w:tc>
          <w:tcPr>
            <w:tcW w:w="1754" w:type="dxa"/>
          </w:tcPr>
          <w:p w14:paraId="2A9CD2FD" w14:textId="77777777" w:rsidR="003E4459" w:rsidRDefault="00000000">
            <w:pPr>
              <w:spacing w:after="0" w:line="240" w:lineRule="auto"/>
            </w:pPr>
            <w:r>
              <w:rPr>
                <w:b/>
                <w:sz w:val="19"/>
                <w:szCs w:val="19"/>
              </w:rPr>
              <w:t>Position error</w:t>
            </w:r>
          </w:p>
        </w:tc>
        <w:tc>
          <w:tcPr>
            <w:tcW w:w="4580" w:type="dxa"/>
          </w:tcPr>
          <w:p w14:paraId="5D56ED14" w14:textId="77777777" w:rsidR="003E4459" w:rsidRDefault="00000000">
            <w:pPr>
              <w:spacing w:after="0" w:line="240" w:lineRule="auto"/>
            </w:pPr>
            <w:r>
              <w:rPr>
                <w:sz w:val="19"/>
                <w:szCs w:val="19"/>
              </w:rPr>
              <w:t>the receiver's belief about the vehicle's position against its true position, over time; two variants: last known position, and last position extended by speed and heading</w:t>
            </w:r>
          </w:p>
        </w:tc>
        <w:tc>
          <w:tcPr>
            <w:tcW w:w="3411" w:type="dxa"/>
          </w:tcPr>
          <w:p w14:paraId="6AD208CE" w14:textId="77777777" w:rsidR="003E4459" w:rsidRDefault="00000000">
            <w:pPr>
              <w:spacing w:after="0" w:line="240" w:lineRule="auto"/>
            </w:pPr>
            <w:r>
              <w:rPr>
                <w:sz w:val="19"/>
                <w:szCs w:val="19"/>
              </w:rPr>
              <w:t>turns a gap into metres of uncertainty, which is what a collision warning depends on</w:t>
            </w:r>
          </w:p>
        </w:tc>
      </w:tr>
      <w:tr w:rsidR="003E4459" w14:paraId="0D346CDC" w14:textId="77777777">
        <w:trPr>
          <w:jc w:val="center"/>
        </w:trPr>
        <w:tc>
          <w:tcPr>
            <w:tcW w:w="1754" w:type="dxa"/>
            <w:shd w:val="clear" w:color="auto" w:fill="D3DFEE"/>
          </w:tcPr>
          <w:p w14:paraId="62E5E804" w14:textId="77777777" w:rsidR="003E4459" w:rsidRDefault="00000000">
            <w:pPr>
              <w:spacing w:after="0" w:line="240" w:lineRule="auto"/>
            </w:pPr>
            <w:r>
              <w:rPr>
                <w:b/>
                <w:sz w:val="19"/>
                <w:szCs w:val="19"/>
              </w:rPr>
              <w:t>Time stale</w:t>
            </w:r>
          </w:p>
        </w:tc>
        <w:tc>
          <w:tcPr>
            <w:tcW w:w="4580" w:type="dxa"/>
            <w:shd w:val="clear" w:color="auto" w:fill="D3DFEE"/>
          </w:tcPr>
          <w:p w14:paraId="2902DB70" w14:textId="77777777" w:rsidR="003E4459" w:rsidRDefault="00000000">
            <w:pPr>
              <w:spacing w:after="0" w:line="240" w:lineRule="auto"/>
            </w:pPr>
            <w:r>
              <w:rPr>
                <w:sz w:val="19"/>
                <w:szCs w:val="19"/>
              </w:rPr>
              <w:t>share of time the receiver's latest information about the vehicle is older than a threshold (proposed 1 s, the longest CAM interval of EN 302 637-2)</w:t>
            </w:r>
          </w:p>
        </w:tc>
        <w:tc>
          <w:tcPr>
            <w:tcW w:w="3411" w:type="dxa"/>
            <w:shd w:val="clear" w:color="auto" w:fill="D3DFEE"/>
          </w:tcPr>
          <w:p w14:paraId="6DA9266F" w14:textId="77777777" w:rsidR="003E4459" w:rsidRDefault="00000000">
            <w:pPr>
              <w:spacing w:after="0" w:line="240" w:lineRule="auto"/>
            </w:pPr>
            <w:r>
              <w:rPr>
                <w:sz w:val="19"/>
                <w:szCs w:val="19"/>
              </w:rPr>
              <w:t>one number per vehicle and run, comparable across variants</w:t>
            </w:r>
          </w:p>
        </w:tc>
      </w:tr>
      <w:tr w:rsidR="003E4459" w14:paraId="390144D5" w14:textId="77777777">
        <w:trPr>
          <w:jc w:val="center"/>
        </w:trPr>
        <w:tc>
          <w:tcPr>
            <w:tcW w:w="1754" w:type="dxa"/>
          </w:tcPr>
          <w:p w14:paraId="2F40E30E" w14:textId="77777777" w:rsidR="003E4459" w:rsidRDefault="00000000">
            <w:pPr>
              <w:spacing w:after="0" w:line="240" w:lineRule="auto"/>
            </w:pPr>
            <w:r>
              <w:rPr>
                <w:b/>
                <w:sz w:val="19"/>
                <w:szCs w:val="19"/>
              </w:rPr>
              <w:t>Verification failures</w:t>
            </w:r>
          </w:p>
        </w:tc>
        <w:tc>
          <w:tcPr>
            <w:tcW w:w="4580" w:type="dxa"/>
          </w:tcPr>
          <w:p w14:paraId="67534D3A" w14:textId="77777777" w:rsidR="003E4459" w:rsidRDefault="00000000">
            <w:pPr>
              <w:spacing w:after="0" w:line="240" w:lineRule="auto"/>
            </w:pPr>
            <w:r>
              <w:rPr>
                <w:sz w:val="19"/>
                <w:szCs w:val="19"/>
              </w:rPr>
              <w:t>received messages whose security report is not `Success`, within 5 s after a change</w:t>
            </w:r>
          </w:p>
        </w:tc>
        <w:tc>
          <w:tcPr>
            <w:tcW w:w="3411" w:type="dxa"/>
          </w:tcPr>
          <w:p w14:paraId="01C68C4E" w14:textId="77777777" w:rsidR="003E4459" w:rsidRDefault="00000000">
            <w:pPr>
              <w:spacing w:after="0" w:line="240" w:lineRule="auto"/>
            </w:pPr>
            <w:r>
              <w:rPr>
                <w:sz w:val="19"/>
                <w:szCs w:val="19"/>
              </w:rPr>
              <w:t>a receiver that cannot yet check the new certificate may discard messages</w:t>
            </w:r>
          </w:p>
        </w:tc>
      </w:tr>
      <w:tr w:rsidR="003E4459" w14:paraId="078F7D2C" w14:textId="77777777">
        <w:trPr>
          <w:jc w:val="center"/>
        </w:trPr>
        <w:tc>
          <w:tcPr>
            <w:tcW w:w="1754" w:type="dxa"/>
            <w:shd w:val="clear" w:color="auto" w:fill="D3DFEE"/>
          </w:tcPr>
          <w:p w14:paraId="00BA7793" w14:textId="77777777" w:rsidR="003E4459" w:rsidRDefault="00000000">
            <w:pPr>
              <w:spacing w:after="0" w:line="240" w:lineRule="auto"/>
            </w:pPr>
            <w:r>
              <w:rPr>
                <w:b/>
                <w:sz w:val="19"/>
                <w:szCs w:val="19"/>
              </w:rPr>
              <w:t>Ghost time</w:t>
            </w:r>
          </w:p>
        </w:tc>
        <w:tc>
          <w:tcPr>
            <w:tcW w:w="4580" w:type="dxa"/>
            <w:shd w:val="clear" w:color="auto" w:fill="D3DFEE"/>
          </w:tcPr>
          <w:p w14:paraId="0C8A04DE" w14:textId="77777777" w:rsidR="003E4459" w:rsidRDefault="00000000">
            <w:pPr>
              <w:spacing w:after="0" w:line="240" w:lineRule="auto"/>
            </w:pPr>
            <w:r>
              <w:rPr>
                <w:sz w:val="19"/>
                <w:szCs w:val="19"/>
              </w:rPr>
              <w:t>time the old identity remains in the receiver's neighbour table while the new one is already there, under a stated table timeout</w:t>
            </w:r>
          </w:p>
        </w:tc>
        <w:tc>
          <w:tcPr>
            <w:tcW w:w="3411" w:type="dxa"/>
            <w:shd w:val="clear" w:color="auto" w:fill="D3DFEE"/>
          </w:tcPr>
          <w:p w14:paraId="25E9708C" w14:textId="77777777" w:rsidR="003E4459" w:rsidRDefault="00000000">
            <w:pPr>
              <w:spacing w:after="0" w:line="240" w:lineRule="auto"/>
            </w:pPr>
            <w:r>
              <w:rPr>
                <w:sz w:val="19"/>
                <w:szCs w:val="19"/>
              </w:rPr>
              <w:t>the receiver briefly counts two vehicles where there is one, and loses the vehicle's history</w:t>
            </w:r>
          </w:p>
        </w:tc>
      </w:tr>
      <w:tr w:rsidR="003E4459" w14:paraId="289F1D4A" w14:textId="77777777">
        <w:trPr>
          <w:jc w:val="center"/>
        </w:trPr>
        <w:tc>
          <w:tcPr>
            <w:tcW w:w="1754" w:type="dxa"/>
          </w:tcPr>
          <w:p w14:paraId="26C1B5B3" w14:textId="77777777" w:rsidR="003E4459" w:rsidRDefault="00000000">
            <w:pPr>
              <w:spacing w:after="0" w:line="240" w:lineRule="auto"/>
            </w:pPr>
            <w:r>
              <w:rPr>
                <w:b/>
                <w:sz w:val="19"/>
                <w:szCs w:val="19"/>
              </w:rPr>
              <w:t>Warning delay and loss</w:t>
            </w:r>
          </w:p>
        </w:tc>
        <w:tc>
          <w:tcPr>
            <w:tcW w:w="4580" w:type="dxa"/>
          </w:tcPr>
          <w:p w14:paraId="70645267" w14:textId="77777777" w:rsidR="003E4459" w:rsidRDefault="00000000">
            <w:pPr>
              <w:spacing w:after="0" w:line="240" w:lineRule="auto"/>
            </w:pPr>
            <w:r>
              <w:rPr>
                <w:sz w:val="19"/>
                <w:szCs w:val="19"/>
              </w:rPr>
              <w:t>delay from triggering a DENM to its reception, and the share never received (Section 6.3)</w:t>
            </w:r>
          </w:p>
        </w:tc>
        <w:tc>
          <w:tcPr>
            <w:tcW w:w="3411" w:type="dxa"/>
          </w:tcPr>
          <w:p w14:paraId="53BA2EB8" w14:textId="77777777" w:rsidR="003E4459" w:rsidRDefault="00000000">
            <w:pPr>
              <w:spacing w:after="0" w:line="240" w:lineRule="auto"/>
            </w:pPr>
            <w:r>
              <w:rPr>
                <w:sz w:val="19"/>
                <w:szCs w:val="19"/>
              </w:rPr>
              <w:t>the most direct safety cost: a silent period also drops warnings</w:t>
            </w:r>
          </w:p>
        </w:tc>
      </w:tr>
    </w:tbl>
    <w:p w14:paraId="7B336E8E" w14:textId="77777777" w:rsidR="003E4459" w:rsidRDefault="003E4459"/>
    <w:p w14:paraId="7F253325" w14:textId="77777777" w:rsidR="003E4459" w:rsidRDefault="00000000">
      <w:r>
        <w:t>The minimum cost of a change, without a silent period, is set by the CAM timer restart: up to two CAM intervals without a CAM. The measured gap should never be shorter; if it is longer, something else delays the first message.</w:t>
      </w:r>
    </w:p>
    <w:p w14:paraId="5128127E" w14:textId="77777777" w:rsidR="003E4459" w:rsidRDefault="00000000">
      <w:pPr>
        <w:pStyle w:val="Heading2"/>
      </w:pPr>
      <w:r>
        <w:t>6.2 Data sources</w:t>
      </w:r>
    </w:p>
    <w:p w14:paraId="095A55F3" w14:textId="77777777" w:rsidR="003E4459" w:rsidRDefault="00000000">
      <w:pPr>
        <w:pStyle w:val="ListBullet"/>
      </w:pPr>
      <w:r>
        <w:rPr>
          <w:b/>
        </w:rPr>
        <w:t xml:space="preserve">Reception gap, position belief, ghost time: </w:t>
      </w:r>
      <w:r>
        <w:t>the eavesdropper's `messages.jsonl` already holds every frame with time, identifiers and position. On the lossless link every receiver hears the same frames, so the eavesdropper serves as a reference receiver. The mapping from identity to vehicle comes from the station logs, as for scoring.</w:t>
      </w:r>
    </w:p>
    <w:p w14:paraId="69A00D83" w14:textId="77777777" w:rsidR="003E4459" w:rsidRDefault="00000000">
      <w:pPr>
        <w:pStyle w:val="ListBullet"/>
      </w:pPr>
      <w:r>
        <w:rPr>
          <w:b/>
        </w:rPr>
        <w:t xml:space="preserve">True positions: </w:t>
      </w:r>
      <w:r>
        <w:t>the mobility client publishes each vehicle's position 5 times a second on the control broker, but logs it only every 10 s. A recorder of those positions is needed (new, harness).</w:t>
      </w:r>
    </w:p>
    <w:p w14:paraId="3C334A4F" w14:textId="77777777" w:rsidR="003E4459" w:rsidRDefault="00000000">
      <w:pPr>
        <w:pStyle w:val="ListBullet"/>
      </w:pPr>
      <w:r>
        <w:rPr>
          <w:b/>
        </w:rPr>
        <w:t xml:space="preserve">Verification results: </w:t>
      </w:r>
      <w:r>
        <w:t>each receiving station publishes received messages with their security report on `vanetza/out/cam` on its own broker. A collector records them during the run (new, harness).</w:t>
      </w:r>
    </w:p>
    <w:p w14:paraId="16B68BDF" w14:textId="77777777" w:rsidR="003E4459" w:rsidRDefault="00000000">
      <w:pPr>
        <w:pStyle w:val="Heading2"/>
      </w:pPr>
      <w:r>
        <w:t>6.3 Warning probe</w:t>
      </w:r>
    </w:p>
    <w:p w14:paraId="7420B550" w14:textId="77777777" w:rsidR="003E4459" w:rsidRDefault="00000000">
      <w:r>
        <w:t>A probe publishes DENMs on a vehicle's `vanetza/in/` topic at random times, about once every 10 s, and records when and whether each receiver gets them. A warning triggered during a silent period is dropped with the other frames, so the probe measures how often that happens and for how long warnings would be held back.</w:t>
      </w:r>
    </w:p>
    <w:p w14:paraId="25D8ACF5" w14:textId="77777777" w:rsidR="003E4459" w:rsidRDefault="00000000">
      <w:r>
        <w:lastRenderedPageBreak/>
        <w:t>This also allows a defence to be measured: ending the silent period early, or exempting warnings from it, when a warning has to go out. That is a change to the station code and is left to a later decision (Section 13).</w:t>
      </w:r>
    </w:p>
    <w:p w14:paraId="04700641" w14:textId="77777777" w:rsidR="003E4459" w:rsidRDefault="00000000">
      <w:pPr>
        <w:pStyle w:val="Heading1"/>
      </w:pPr>
      <w:r>
        <w:t>7. Outputs</w:t>
      </w:r>
    </w:p>
    <w:p w14:paraId="58AC9785" w14:textId="77777777" w:rsidR="003E4459" w:rsidRDefault="00000000">
      <w:r>
        <w:t>Proposed `vnapctl check` metrics, so that a scenario can state limits: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385"/>
        <w:gridCol w:w="5360"/>
      </w:tblGrid>
      <w:tr w:rsidR="003E4459" w14:paraId="54AFAA92" w14:textId="77777777">
        <w:trPr>
          <w:tblHeader/>
          <w:jc w:val="center"/>
        </w:trPr>
        <w:tc>
          <w:tcPr>
            <w:tcW w:w="4385" w:type="dxa"/>
            <w:tcBorders>
              <w:bottom w:val="single" w:sz="18" w:space="0" w:color="4F81BD"/>
            </w:tcBorders>
          </w:tcPr>
          <w:p w14:paraId="703DB416" w14:textId="77777777" w:rsidR="003E4459" w:rsidRDefault="00000000">
            <w:pPr>
              <w:spacing w:after="0" w:line="240" w:lineRule="auto"/>
            </w:pPr>
            <w:r>
              <w:rPr>
                <w:b/>
                <w:sz w:val="19"/>
                <w:szCs w:val="19"/>
              </w:rPr>
              <w:t>Metric (proposed)</w:t>
            </w:r>
          </w:p>
        </w:tc>
        <w:tc>
          <w:tcPr>
            <w:tcW w:w="5360" w:type="dxa"/>
            <w:tcBorders>
              <w:bottom w:val="single" w:sz="18" w:space="0" w:color="4F81BD"/>
            </w:tcBorders>
          </w:tcPr>
          <w:p w14:paraId="0A32A9FB" w14:textId="77777777" w:rsidR="003E4459" w:rsidRDefault="00000000">
            <w:pPr>
              <w:spacing w:after="0" w:line="240" w:lineRule="auto"/>
            </w:pPr>
            <w:r>
              <w:rPr>
                <w:b/>
                <w:sz w:val="19"/>
                <w:szCs w:val="19"/>
              </w:rPr>
              <w:t>Meaning</w:t>
            </w:r>
          </w:p>
        </w:tc>
      </w:tr>
      <w:tr w:rsidR="003E4459" w14:paraId="01B471F8" w14:textId="77777777">
        <w:trPr>
          <w:jc w:val="center"/>
        </w:trPr>
        <w:tc>
          <w:tcPr>
            <w:tcW w:w="4385" w:type="dxa"/>
            <w:shd w:val="clear" w:color="auto" w:fill="D3DFEE"/>
          </w:tcPr>
          <w:p w14:paraId="722F7934" w14:textId="77777777" w:rsidR="003E4459" w:rsidRDefault="00000000">
            <w:pPr>
              <w:spacing w:after="0" w:line="240" w:lineRule="auto"/>
            </w:pPr>
            <w:r>
              <w:rPr>
                <w:b/>
                <w:sz w:val="19"/>
                <w:szCs w:val="19"/>
              </w:rPr>
              <w:t>`&lt;station&gt;.change.ms_mean`, `.ms_max`</w:t>
            </w:r>
          </w:p>
        </w:tc>
        <w:tc>
          <w:tcPr>
            <w:tcW w:w="5360" w:type="dxa"/>
            <w:shd w:val="clear" w:color="auto" w:fill="D3DFEE"/>
          </w:tcPr>
          <w:p w14:paraId="2249BBC0" w14:textId="77777777" w:rsidR="003E4459" w:rsidRDefault="00000000">
            <w:pPr>
              <w:spacing w:after="0" w:line="240" w:lineRule="auto"/>
            </w:pPr>
            <w:r>
              <w:rPr>
                <w:sz w:val="19"/>
                <w:szCs w:val="19"/>
              </w:rPr>
              <w:t>time of the change handshake on the station</w:t>
            </w:r>
          </w:p>
        </w:tc>
      </w:tr>
      <w:tr w:rsidR="003E4459" w14:paraId="1CAF6618" w14:textId="77777777">
        <w:trPr>
          <w:jc w:val="center"/>
        </w:trPr>
        <w:tc>
          <w:tcPr>
            <w:tcW w:w="4385" w:type="dxa"/>
          </w:tcPr>
          <w:p w14:paraId="0284F9EF" w14:textId="77777777" w:rsidR="003E4459" w:rsidRDefault="00000000">
            <w:pPr>
              <w:spacing w:after="0" w:line="240" w:lineRule="auto"/>
            </w:pPr>
            <w:r>
              <w:rPr>
                <w:b/>
                <w:sz w:val="19"/>
                <w:szCs w:val="19"/>
              </w:rPr>
              <w:t>`&lt;station&gt;.change.cpu_ms_mean`</w:t>
            </w:r>
          </w:p>
        </w:tc>
        <w:tc>
          <w:tcPr>
            <w:tcW w:w="5360" w:type="dxa"/>
          </w:tcPr>
          <w:p w14:paraId="4274FA34" w14:textId="77777777" w:rsidR="003E4459" w:rsidRDefault="00000000">
            <w:pPr>
              <w:spacing w:after="0" w:line="240" w:lineRule="auto"/>
            </w:pPr>
            <w:r>
              <w:rPr>
                <w:sz w:val="19"/>
                <w:szCs w:val="19"/>
              </w:rPr>
              <w:t>extra CPU per change against the baseline window</w:t>
            </w:r>
          </w:p>
        </w:tc>
      </w:tr>
      <w:tr w:rsidR="003E4459" w14:paraId="416E1F5F" w14:textId="77777777">
        <w:trPr>
          <w:jc w:val="center"/>
        </w:trPr>
        <w:tc>
          <w:tcPr>
            <w:tcW w:w="4385" w:type="dxa"/>
            <w:shd w:val="clear" w:color="auto" w:fill="D3DFEE"/>
          </w:tcPr>
          <w:p w14:paraId="0FEC6450" w14:textId="77777777" w:rsidR="003E4459" w:rsidRDefault="00000000">
            <w:pPr>
              <w:spacing w:after="0" w:line="240" w:lineRule="auto"/>
            </w:pPr>
            <w:r>
              <w:rPr>
                <w:b/>
                <w:sz w:val="19"/>
                <w:szCs w:val="19"/>
              </w:rPr>
              <w:t>`&lt;station&gt;.verify.chain_checks`, `.cache_misses`</w:t>
            </w:r>
          </w:p>
        </w:tc>
        <w:tc>
          <w:tcPr>
            <w:tcW w:w="5360" w:type="dxa"/>
            <w:shd w:val="clear" w:color="auto" w:fill="D3DFEE"/>
          </w:tcPr>
          <w:p w14:paraId="7AD11060" w14:textId="77777777" w:rsidR="003E4459" w:rsidRDefault="00000000">
            <w:pPr>
              <w:spacing w:after="0" w:line="240" w:lineRule="auto"/>
            </w:pPr>
            <w:r>
              <w:rPr>
                <w:sz w:val="19"/>
                <w:szCs w:val="19"/>
              </w:rPr>
              <w:t>work caused by other vehicles' changes</w:t>
            </w:r>
          </w:p>
        </w:tc>
      </w:tr>
      <w:tr w:rsidR="003E4459" w14:paraId="5B5175A9" w14:textId="77777777">
        <w:trPr>
          <w:jc w:val="center"/>
        </w:trPr>
        <w:tc>
          <w:tcPr>
            <w:tcW w:w="4385" w:type="dxa"/>
          </w:tcPr>
          <w:p w14:paraId="38B659F3" w14:textId="77777777" w:rsidR="003E4459" w:rsidRDefault="00000000">
            <w:pPr>
              <w:spacing w:after="0" w:line="240" w:lineRule="auto"/>
            </w:pPr>
            <w:r>
              <w:rPr>
                <w:b/>
                <w:sz w:val="19"/>
                <w:szCs w:val="19"/>
              </w:rPr>
              <w:t>`&lt;receiver&gt;.gap_ms_max`, `.gap_ms_mean`</w:t>
            </w:r>
          </w:p>
        </w:tc>
        <w:tc>
          <w:tcPr>
            <w:tcW w:w="5360" w:type="dxa"/>
          </w:tcPr>
          <w:p w14:paraId="46A5A255" w14:textId="77777777" w:rsidR="003E4459" w:rsidRDefault="00000000">
            <w:pPr>
              <w:spacing w:after="0" w:line="240" w:lineRule="auto"/>
            </w:pPr>
            <w:r>
              <w:rPr>
                <w:sz w:val="19"/>
                <w:szCs w:val="19"/>
              </w:rPr>
              <w:t>reception gaps around changes, over all senders</w:t>
            </w:r>
          </w:p>
        </w:tc>
      </w:tr>
      <w:tr w:rsidR="003E4459" w14:paraId="2028DC94" w14:textId="77777777">
        <w:trPr>
          <w:jc w:val="center"/>
        </w:trPr>
        <w:tc>
          <w:tcPr>
            <w:tcW w:w="4385" w:type="dxa"/>
            <w:shd w:val="clear" w:color="auto" w:fill="D3DFEE"/>
          </w:tcPr>
          <w:p w14:paraId="5F1BCBFA" w14:textId="77777777" w:rsidR="003E4459" w:rsidRDefault="00000000">
            <w:pPr>
              <w:spacing w:after="0" w:line="240" w:lineRule="auto"/>
            </w:pPr>
            <w:r>
              <w:rPr>
                <w:b/>
                <w:sz w:val="19"/>
                <w:szCs w:val="19"/>
              </w:rPr>
              <w:t>`&lt;receiver&gt;.stale_share`</w:t>
            </w:r>
          </w:p>
        </w:tc>
        <w:tc>
          <w:tcPr>
            <w:tcW w:w="5360" w:type="dxa"/>
            <w:shd w:val="clear" w:color="auto" w:fill="D3DFEE"/>
          </w:tcPr>
          <w:p w14:paraId="486D3220" w14:textId="77777777" w:rsidR="003E4459" w:rsidRDefault="00000000">
            <w:pPr>
              <w:spacing w:after="0" w:line="240" w:lineRule="auto"/>
            </w:pPr>
            <w:r>
              <w:rPr>
                <w:sz w:val="19"/>
                <w:szCs w:val="19"/>
              </w:rPr>
              <w:t>share of time information about some sender was older than the threshold</w:t>
            </w:r>
          </w:p>
        </w:tc>
      </w:tr>
      <w:tr w:rsidR="003E4459" w14:paraId="2D4E1469" w14:textId="77777777">
        <w:trPr>
          <w:jc w:val="center"/>
        </w:trPr>
        <w:tc>
          <w:tcPr>
            <w:tcW w:w="4385" w:type="dxa"/>
          </w:tcPr>
          <w:p w14:paraId="5AA2E345" w14:textId="77777777" w:rsidR="003E4459" w:rsidRDefault="00000000">
            <w:pPr>
              <w:spacing w:after="0" w:line="240" w:lineRule="auto"/>
            </w:pPr>
            <w:r>
              <w:rPr>
                <w:b/>
                <w:sz w:val="19"/>
                <w:szCs w:val="19"/>
              </w:rPr>
              <w:t>`&lt;receiver&gt;.pos_error_m_p95`</w:t>
            </w:r>
          </w:p>
        </w:tc>
        <w:tc>
          <w:tcPr>
            <w:tcW w:w="5360" w:type="dxa"/>
          </w:tcPr>
          <w:p w14:paraId="35F5AF2D" w14:textId="77777777" w:rsidR="003E4459" w:rsidRDefault="00000000">
            <w:pPr>
              <w:spacing w:after="0" w:line="240" w:lineRule="auto"/>
            </w:pPr>
            <w:r>
              <w:rPr>
                <w:sz w:val="19"/>
                <w:szCs w:val="19"/>
              </w:rPr>
              <w:t>95th percentile of the position error during gaps</w:t>
            </w:r>
          </w:p>
        </w:tc>
      </w:tr>
      <w:tr w:rsidR="003E4459" w14:paraId="386255E6" w14:textId="77777777">
        <w:trPr>
          <w:jc w:val="center"/>
        </w:trPr>
        <w:tc>
          <w:tcPr>
            <w:tcW w:w="4385" w:type="dxa"/>
            <w:shd w:val="clear" w:color="auto" w:fill="D3DFEE"/>
          </w:tcPr>
          <w:p w14:paraId="2771C96D" w14:textId="77777777" w:rsidR="003E4459" w:rsidRDefault="00000000">
            <w:pPr>
              <w:spacing w:after="0" w:line="240" w:lineRule="auto"/>
            </w:pPr>
            <w:r>
              <w:rPr>
                <w:b/>
                <w:sz w:val="19"/>
                <w:szCs w:val="19"/>
              </w:rPr>
              <w:t>`denm.delay_ms_max`, `denm.lost`</w:t>
            </w:r>
          </w:p>
        </w:tc>
        <w:tc>
          <w:tcPr>
            <w:tcW w:w="5360" w:type="dxa"/>
            <w:shd w:val="clear" w:color="auto" w:fill="D3DFEE"/>
          </w:tcPr>
          <w:p w14:paraId="534926CD" w14:textId="77777777" w:rsidR="003E4459" w:rsidRDefault="00000000">
            <w:pPr>
              <w:spacing w:after="0" w:line="240" w:lineRule="auto"/>
            </w:pPr>
            <w:r>
              <w:rPr>
                <w:sz w:val="19"/>
                <w:szCs w:val="19"/>
              </w:rPr>
              <w:t>warning probe results</w:t>
            </w:r>
          </w:p>
        </w:tc>
      </w:tr>
    </w:tbl>
    <w:p w14:paraId="2F8620B6" w14:textId="77777777" w:rsidR="003E4459" w:rsidRDefault="003E4459"/>
    <w:p w14:paraId="47A1BCE2" w14:textId="77777777" w:rsidR="003E4459" w:rsidRDefault="00000000">
      <w:pPr>
        <w:pStyle w:val="ListBullet"/>
      </w:pPr>
      <w:r>
        <w:rPr>
          <w:b/>
        </w:rPr>
        <w:t xml:space="preserve">Per run: </w:t>
      </w:r>
      <w:r>
        <w:t>an `overhead.json` in the run's results, with every change and its measures, next to `score.json`.</w:t>
      </w:r>
    </w:p>
    <w:p w14:paraId="22D810FB" w14:textId="77777777" w:rsidR="003E4459" w:rsidRDefault="00000000">
      <w:pPr>
        <w:pStyle w:val="ListBullet"/>
      </w:pPr>
      <w:r>
        <w:rPr>
          <w:b/>
        </w:rPr>
        <w:t xml:space="preserve">Summary report: </w:t>
      </w:r>
      <w:r>
        <w:t>a section on cost in `report.docx`, and facts for `recommendations.toml` (for example a rule when warnings were lost).</w:t>
      </w:r>
    </w:p>
    <w:p w14:paraId="56102FB8" w14:textId="77777777" w:rsidR="003E4459" w:rsidRDefault="00000000">
      <w:pPr>
        <w:pStyle w:val="ListBullet"/>
      </w:pPr>
      <w:r>
        <w:rPr>
          <w:b/>
        </w:rPr>
        <w:t xml:space="preserve">Results tab: </w:t>
      </w:r>
      <w:r>
        <w:t>the per-run figures next to the privacy result.</w:t>
      </w:r>
    </w:p>
    <w:p w14:paraId="46038B12" w14:textId="77777777" w:rsidR="003E4459" w:rsidRDefault="00000000">
      <w:pPr>
        <w:pStyle w:val="Heading1"/>
      </w:pPr>
      <w:r>
        <w:t>8. Relation to the adversarial agents design</w:t>
      </w:r>
    </w:p>
    <w:p w14:paraId="10FB1A97" w14:textId="77777777" w:rsidR="003E4459" w:rsidRDefault="00000000">
      <w:r>
        <w:t>`VNAP-Secure-Adversarial-Agents-Design.docx` weighs a defence's privacy against `silent.share` only. The measures here give that loop a cost that is closer to safety: stale time, position error and lost warnings. They would replace or join `silent.share` in the blue agent's score, and lost warnings would become a hard constraint.</w:t>
      </w:r>
    </w:p>
    <w:p w14:paraId="0C37DFA9" w14:textId="77777777" w:rsidR="003E4459" w:rsidRDefault="00000000">
      <w:r>
        <w:t>In the other direction, the joint experiment (Section 9) uses the strongest attacker in that design's archive, once there is one, so that a countermeasure is not judged only against the attacker that happens to exist today.</w:t>
      </w:r>
    </w:p>
    <w:p w14:paraId="568C10D6" w14:textId="77777777" w:rsidR="003E4459" w:rsidRDefault="00000000">
      <w:pPr>
        <w:pStyle w:val="Heading1"/>
      </w:pPr>
      <w:r>
        <w:t>9. Joint experiment: privacy against safety</w:t>
      </w:r>
    </w:p>
    <w:p w14:paraId="566ED5A8" w14:textId="77777777" w:rsidR="003E4459" w:rsidRDefault="00000000">
      <w:r>
        <w:t>The measures above describe cost; the eavesdropper's scoring describes privacy. This section defines one experiment that produces both for the same runs, so that countermeasures can be compared on the two at once. Everything in it (factors, measures, hypotheses, analysis) is fixed before the runs, so that the result cannot be shaped afterwards by choosing the measure that looks best.</w:t>
      </w:r>
    </w:p>
    <w:p w14:paraId="750767CB" w14:textId="77777777" w:rsidR="003E4459" w:rsidRDefault="00000000">
      <w:pPr>
        <w:pStyle w:val="Heading2"/>
      </w:pPr>
      <w:r>
        <w:t>9.1 Question</w:t>
      </w:r>
    </w:p>
    <w:p w14:paraId="3825C7D0" w14:textId="77777777" w:rsidR="003E4459" w:rsidRDefault="00000000">
      <w:r>
        <w:t>For each pseudonym-change policy, under each traffic condition: how much privacy does it give, what does it cost in safety-relevant information, and which policies are not beaten on both by another tested policy?</w:t>
      </w:r>
    </w:p>
    <w:p w14:paraId="1C6F5427" w14:textId="77777777" w:rsidR="003E4459" w:rsidRDefault="00000000">
      <w:pPr>
        <w:pStyle w:val="Heading2"/>
      </w:pPr>
      <w:r>
        <w:lastRenderedPageBreak/>
        <w:t>9.2 Factors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54"/>
        <w:gridCol w:w="4873"/>
        <w:gridCol w:w="3118"/>
      </w:tblGrid>
      <w:tr w:rsidR="003E4459" w14:paraId="545B541B" w14:textId="77777777">
        <w:trPr>
          <w:tblHeader/>
          <w:jc w:val="center"/>
        </w:trPr>
        <w:tc>
          <w:tcPr>
            <w:tcW w:w="1754" w:type="dxa"/>
            <w:tcBorders>
              <w:bottom w:val="single" w:sz="18" w:space="0" w:color="4F81BD"/>
            </w:tcBorders>
          </w:tcPr>
          <w:p w14:paraId="75FC0A9F" w14:textId="77777777" w:rsidR="003E4459" w:rsidRDefault="00000000">
            <w:pPr>
              <w:spacing w:after="0" w:line="240" w:lineRule="auto"/>
            </w:pPr>
            <w:r>
              <w:rPr>
                <w:b/>
                <w:sz w:val="19"/>
                <w:szCs w:val="19"/>
              </w:rPr>
              <w:t>Factor</w:t>
            </w:r>
          </w:p>
        </w:tc>
        <w:tc>
          <w:tcPr>
            <w:tcW w:w="4873" w:type="dxa"/>
            <w:tcBorders>
              <w:bottom w:val="single" w:sz="18" w:space="0" w:color="4F81BD"/>
            </w:tcBorders>
          </w:tcPr>
          <w:p w14:paraId="61306747" w14:textId="77777777" w:rsidR="003E4459" w:rsidRDefault="00000000">
            <w:pPr>
              <w:spacing w:after="0" w:line="240" w:lineRule="auto"/>
            </w:pPr>
            <w:r>
              <w:rPr>
                <w:b/>
                <w:sz w:val="19"/>
                <w:szCs w:val="19"/>
              </w:rPr>
              <w:t>Levels</w:t>
            </w:r>
          </w:p>
        </w:tc>
        <w:tc>
          <w:tcPr>
            <w:tcW w:w="3118" w:type="dxa"/>
            <w:tcBorders>
              <w:bottom w:val="single" w:sz="18" w:space="0" w:color="4F81BD"/>
            </w:tcBorders>
          </w:tcPr>
          <w:p w14:paraId="18F6EFD4" w14:textId="77777777" w:rsidR="003E4459" w:rsidRDefault="00000000">
            <w:pPr>
              <w:spacing w:after="0" w:line="240" w:lineRule="auto"/>
            </w:pPr>
            <w:r>
              <w:rPr>
                <w:b/>
                <w:sz w:val="19"/>
                <w:szCs w:val="19"/>
              </w:rPr>
              <w:t>Notes</w:t>
            </w:r>
          </w:p>
        </w:tc>
      </w:tr>
      <w:tr w:rsidR="003E4459" w14:paraId="333D6200" w14:textId="77777777">
        <w:trPr>
          <w:jc w:val="center"/>
        </w:trPr>
        <w:tc>
          <w:tcPr>
            <w:tcW w:w="1754" w:type="dxa"/>
            <w:shd w:val="clear" w:color="auto" w:fill="D3DFEE"/>
          </w:tcPr>
          <w:p w14:paraId="4EB68392" w14:textId="77777777" w:rsidR="003E4459" w:rsidRDefault="00000000">
            <w:pPr>
              <w:spacing w:after="0" w:line="240" w:lineRule="auto"/>
            </w:pPr>
            <w:r>
              <w:rPr>
                <w:b/>
                <w:sz w:val="19"/>
                <w:szCs w:val="19"/>
              </w:rPr>
              <w:t>Change trigger</w:t>
            </w:r>
          </w:p>
        </w:tc>
        <w:tc>
          <w:tcPr>
            <w:tcW w:w="4873" w:type="dxa"/>
            <w:shd w:val="clear" w:color="auto" w:fill="D3DFEE"/>
          </w:tcPr>
          <w:p w14:paraId="4AE26A3B" w14:textId="77777777" w:rsidR="003E4459" w:rsidRDefault="00000000">
            <w:pPr>
              <w:spacing w:after="0" w:line="240" w:lineRule="auto"/>
            </w:pPr>
            <w:r>
              <w:rPr>
                <w:sz w:val="19"/>
                <w:szCs w:val="19"/>
              </w:rPr>
              <w:t>periodic every 30 s; periodic every 10 s; mix zone, `min_vehicles` 1; mix zone, `min_vehicles` 2; dynamic mix zone</w:t>
            </w:r>
          </w:p>
        </w:tc>
        <w:tc>
          <w:tcPr>
            <w:tcW w:w="3118" w:type="dxa"/>
            <w:shd w:val="clear" w:color="auto" w:fill="D3DFEE"/>
          </w:tcPr>
          <w:p w14:paraId="6B122C60" w14:textId="77777777" w:rsidR="003E4459" w:rsidRDefault="00000000">
            <w:pPr>
              <w:spacing w:after="0" w:line="240" w:lineRule="auto"/>
            </w:pPr>
            <w:r>
              <w:rPr>
                <w:sz w:val="19"/>
                <w:szCs w:val="19"/>
              </w:rPr>
              <w:t>existing scenario keys</w:t>
            </w:r>
          </w:p>
        </w:tc>
      </w:tr>
      <w:tr w:rsidR="003E4459" w14:paraId="75B0C96A" w14:textId="77777777">
        <w:trPr>
          <w:jc w:val="center"/>
        </w:trPr>
        <w:tc>
          <w:tcPr>
            <w:tcW w:w="1754" w:type="dxa"/>
          </w:tcPr>
          <w:p w14:paraId="54E56EE5" w14:textId="77777777" w:rsidR="003E4459" w:rsidRDefault="00000000">
            <w:pPr>
              <w:spacing w:after="0" w:line="240" w:lineRule="auto"/>
            </w:pPr>
            <w:r>
              <w:rPr>
                <w:b/>
                <w:sz w:val="19"/>
                <w:szCs w:val="19"/>
              </w:rPr>
              <w:t>Silent period</w:t>
            </w:r>
          </w:p>
        </w:tc>
        <w:tc>
          <w:tcPr>
            <w:tcW w:w="4873" w:type="dxa"/>
          </w:tcPr>
          <w:p w14:paraId="00DC1951" w14:textId="77777777" w:rsidR="003E4459" w:rsidRDefault="00000000">
            <w:pPr>
              <w:spacing w:after="0" w:line="240" w:lineRule="auto"/>
            </w:pPr>
            <w:r>
              <w:rPr>
                <w:sz w:val="19"/>
                <w:szCs w:val="19"/>
              </w:rPr>
              <w:t>none; 3 to 13 s; 6 to 12 s</w:t>
            </w:r>
          </w:p>
        </w:tc>
        <w:tc>
          <w:tcPr>
            <w:tcW w:w="3118" w:type="dxa"/>
          </w:tcPr>
          <w:p w14:paraId="16C3EEE7" w14:textId="77777777" w:rsidR="003E4459" w:rsidRDefault="00000000">
            <w:pPr>
              <w:spacing w:after="0" w:line="240" w:lineRule="auto"/>
            </w:pPr>
            <w:r>
              <w:rPr>
                <w:sz w:val="19"/>
                <w:szCs w:val="19"/>
              </w:rPr>
              <w:t>`silent_min_ms`, `silent_max_ms`</w:t>
            </w:r>
          </w:p>
        </w:tc>
      </w:tr>
      <w:tr w:rsidR="003E4459" w14:paraId="2316544D" w14:textId="77777777">
        <w:trPr>
          <w:jc w:val="center"/>
        </w:trPr>
        <w:tc>
          <w:tcPr>
            <w:tcW w:w="1754" w:type="dxa"/>
            <w:shd w:val="clear" w:color="auto" w:fill="D3DFEE"/>
          </w:tcPr>
          <w:p w14:paraId="1A2BE760" w14:textId="77777777" w:rsidR="003E4459" w:rsidRDefault="00000000">
            <w:pPr>
              <w:spacing w:after="0" w:line="240" w:lineRule="auto"/>
            </w:pPr>
            <w:r>
              <w:rPr>
                <w:b/>
                <w:sz w:val="19"/>
                <w:szCs w:val="19"/>
              </w:rPr>
              <w:t>Baseline</w:t>
            </w:r>
          </w:p>
        </w:tc>
        <w:tc>
          <w:tcPr>
            <w:tcW w:w="4873" w:type="dxa"/>
            <w:shd w:val="clear" w:color="auto" w:fill="D3DFEE"/>
          </w:tcPr>
          <w:p w14:paraId="21581356" w14:textId="77777777" w:rsidR="003E4459" w:rsidRDefault="00000000">
            <w:pPr>
              <w:spacing w:after="0" w:line="240" w:lineRule="auto"/>
            </w:pPr>
            <w:r>
              <w:rPr>
                <w:sz w:val="19"/>
                <w:szCs w:val="19"/>
              </w:rPr>
              <w:t>no pseudonym changes</w:t>
            </w:r>
          </w:p>
        </w:tc>
        <w:tc>
          <w:tcPr>
            <w:tcW w:w="3118" w:type="dxa"/>
            <w:shd w:val="clear" w:color="auto" w:fill="D3DFEE"/>
          </w:tcPr>
          <w:p w14:paraId="4AEA8C54" w14:textId="77777777" w:rsidR="003E4459" w:rsidRDefault="00000000">
            <w:pPr>
              <w:spacing w:after="0" w:line="240" w:lineRule="auto"/>
            </w:pPr>
            <w:r>
              <w:rPr>
                <w:sz w:val="19"/>
                <w:szCs w:val="19"/>
              </w:rPr>
              <w:t>the reference for every cost measure</w:t>
            </w:r>
          </w:p>
        </w:tc>
      </w:tr>
      <w:tr w:rsidR="003E4459" w14:paraId="3DBA6F1B" w14:textId="77777777">
        <w:trPr>
          <w:jc w:val="center"/>
        </w:trPr>
        <w:tc>
          <w:tcPr>
            <w:tcW w:w="1754" w:type="dxa"/>
          </w:tcPr>
          <w:p w14:paraId="2AACC306" w14:textId="77777777" w:rsidR="003E4459" w:rsidRDefault="00000000">
            <w:pPr>
              <w:spacing w:after="0" w:line="240" w:lineRule="auto"/>
            </w:pPr>
            <w:r>
              <w:rPr>
                <w:b/>
                <w:sz w:val="19"/>
                <w:szCs w:val="19"/>
              </w:rPr>
              <w:t>Vehicles</w:t>
            </w:r>
          </w:p>
        </w:tc>
        <w:tc>
          <w:tcPr>
            <w:tcW w:w="4873" w:type="dxa"/>
          </w:tcPr>
          <w:p w14:paraId="40C287BC" w14:textId="77777777" w:rsidR="003E4459" w:rsidRDefault="00000000">
            <w:pPr>
              <w:spacing w:after="0" w:line="240" w:lineRule="auto"/>
            </w:pPr>
            <w:r>
              <w:rPr>
                <w:sz w:val="19"/>
                <w:szCs w:val="19"/>
              </w:rPr>
              <w:t>2, 4, 8</w:t>
            </w:r>
          </w:p>
        </w:tc>
        <w:tc>
          <w:tcPr>
            <w:tcW w:w="3118" w:type="dxa"/>
          </w:tcPr>
          <w:p w14:paraId="01DE06E0" w14:textId="77777777" w:rsidR="003E4459" w:rsidRDefault="00000000">
            <w:pPr>
              <w:spacing w:after="0" w:line="240" w:lineRule="auto"/>
            </w:pPr>
            <w:r>
              <w:rPr>
                <w:sz w:val="19"/>
                <w:szCs w:val="19"/>
              </w:rPr>
              <w:t>8 needs a new scenario on the crossing; to be confirmed that the host carries it</w:t>
            </w:r>
          </w:p>
        </w:tc>
      </w:tr>
      <w:tr w:rsidR="003E4459" w14:paraId="3508B4A9" w14:textId="77777777">
        <w:trPr>
          <w:jc w:val="center"/>
        </w:trPr>
        <w:tc>
          <w:tcPr>
            <w:tcW w:w="1754" w:type="dxa"/>
            <w:shd w:val="clear" w:color="auto" w:fill="D3DFEE"/>
          </w:tcPr>
          <w:p w14:paraId="34452D56" w14:textId="77777777" w:rsidR="003E4459" w:rsidRDefault="00000000">
            <w:pPr>
              <w:spacing w:after="0" w:line="240" w:lineRule="auto"/>
            </w:pPr>
            <w:r>
              <w:rPr>
                <w:b/>
                <w:sz w:val="19"/>
                <w:szCs w:val="19"/>
              </w:rPr>
              <w:t>Speeds</w:t>
            </w:r>
          </w:p>
        </w:tc>
        <w:tc>
          <w:tcPr>
            <w:tcW w:w="4873" w:type="dxa"/>
            <w:shd w:val="clear" w:color="auto" w:fill="D3DFEE"/>
          </w:tcPr>
          <w:p w14:paraId="5CE91482" w14:textId="77777777" w:rsidR="003E4459" w:rsidRDefault="00000000">
            <w:pPr>
              <w:spacing w:after="0" w:line="240" w:lineRule="auto"/>
            </w:pPr>
            <w:r>
              <w:rPr>
                <w:sz w:val="19"/>
                <w:szCs w:val="19"/>
              </w:rPr>
              <w:t>all equal; spread (e.g. 30 to 50 km/h)</w:t>
            </w:r>
          </w:p>
        </w:tc>
        <w:tc>
          <w:tcPr>
            <w:tcW w:w="3118" w:type="dxa"/>
            <w:shd w:val="clear" w:color="auto" w:fill="D3DFEE"/>
          </w:tcPr>
          <w:p w14:paraId="74C49804" w14:textId="77777777" w:rsidR="003E4459" w:rsidRDefault="00000000">
            <w:pPr>
              <w:spacing w:after="0" w:line="240" w:lineRule="auto"/>
            </w:pPr>
            <w:r>
              <w:rPr>
                <w:sz w:val="19"/>
                <w:szCs w:val="19"/>
              </w:rPr>
              <w:t>equal speeds favour the defender in a mix zone</w:t>
            </w:r>
          </w:p>
        </w:tc>
      </w:tr>
      <w:tr w:rsidR="003E4459" w14:paraId="3CBC7D21" w14:textId="77777777">
        <w:trPr>
          <w:jc w:val="center"/>
        </w:trPr>
        <w:tc>
          <w:tcPr>
            <w:tcW w:w="1754" w:type="dxa"/>
          </w:tcPr>
          <w:p w14:paraId="2A077DC1" w14:textId="77777777" w:rsidR="003E4459" w:rsidRDefault="00000000">
            <w:pPr>
              <w:spacing w:after="0" w:line="240" w:lineRule="auto"/>
            </w:pPr>
            <w:r>
              <w:rPr>
                <w:b/>
                <w:sz w:val="19"/>
                <w:szCs w:val="19"/>
              </w:rPr>
              <w:t>Attacker</w:t>
            </w:r>
          </w:p>
        </w:tc>
        <w:tc>
          <w:tcPr>
            <w:tcW w:w="4873" w:type="dxa"/>
          </w:tcPr>
          <w:p w14:paraId="7C701E17" w14:textId="77777777" w:rsidR="003E4459" w:rsidRDefault="00000000">
            <w:pPr>
              <w:spacing w:after="0" w:line="240" w:lineRule="auto"/>
            </w:pPr>
            <w:r>
              <w:rPr>
                <w:sz w:val="19"/>
                <w:szCs w:val="19"/>
              </w:rPr>
              <w:t>A0 with `link_window` 15 s, both techniques; later the strongest attacker in the adversarial archive; a guessing attacker</w:t>
            </w:r>
          </w:p>
        </w:tc>
        <w:tc>
          <w:tcPr>
            <w:tcW w:w="3118" w:type="dxa"/>
          </w:tcPr>
          <w:p w14:paraId="743F5568" w14:textId="77777777" w:rsidR="003E4459" w:rsidRDefault="00000000">
            <w:pPr>
              <w:spacing w:after="0" w:line="240" w:lineRule="auto"/>
            </w:pPr>
            <w:r>
              <w:rPr>
                <w:sz w:val="19"/>
                <w:szCs w:val="19"/>
              </w:rPr>
              <w:t>attackers are replayed on the same frames, so they cost no runs</w:t>
            </w:r>
          </w:p>
        </w:tc>
      </w:tr>
    </w:tbl>
    <w:p w14:paraId="261928B1" w14:textId="77777777" w:rsidR="003E4459" w:rsidRDefault="003E4459"/>
    <w:p w14:paraId="2E3ACFA4" w14:textId="77777777" w:rsidR="003E4459" w:rsidRDefault="00000000">
      <w:r>
        <w:t>Held fixed: full ID change, the CAM timer restart (station image `vnap:r2-p17` or later), random turns at the crossing, certificate refill from the run's PKI, and the warning probe of Section 6.3. A policy is one combination of trigger and silent period: 15 policies and the baseline.</w:t>
      </w:r>
    </w:p>
    <w:p w14:paraId="213C890B" w14:textId="77777777" w:rsidR="003E4459" w:rsidRDefault="00000000">
      <w:pPr>
        <w:pStyle w:val="Heading2"/>
      </w:pPr>
      <w:r>
        <w:t>9.3 Primary and secondary measures</w:t>
      </w:r>
    </w:p>
    <w:p w14:paraId="2A6222E5" w14:textId="77777777" w:rsidR="003E4459" w:rsidRDefault="00000000">
      <w:r>
        <w:t>One primary measure per side is declared now. The others are reported, but a conclusion rests on the primary ones.</w:t>
      </w:r>
    </w:p>
    <w:tbl>
      <w:tblPr>
        <w:tblW w:w="9744"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364"/>
        <w:gridCol w:w="4190"/>
        <w:gridCol w:w="4190"/>
      </w:tblGrid>
      <w:tr w:rsidR="003E4459" w14:paraId="1F638142" w14:textId="77777777">
        <w:trPr>
          <w:tblHeader/>
          <w:jc w:val="center"/>
        </w:trPr>
        <w:tc>
          <w:tcPr>
            <w:tcW w:w="1364" w:type="dxa"/>
            <w:tcBorders>
              <w:bottom w:val="single" w:sz="18" w:space="0" w:color="4F81BD"/>
            </w:tcBorders>
          </w:tcPr>
          <w:p w14:paraId="11E17200" w14:textId="77777777" w:rsidR="003E4459" w:rsidRDefault="00000000">
            <w:pPr>
              <w:spacing w:after="0" w:line="240" w:lineRule="auto"/>
            </w:pPr>
            <w:r>
              <w:rPr>
                <w:b/>
                <w:sz w:val="19"/>
                <w:szCs w:val="19"/>
              </w:rPr>
              <w:t>Side</w:t>
            </w:r>
          </w:p>
        </w:tc>
        <w:tc>
          <w:tcPr>
            <w:tcW w:w="4190" w:type="dxa"/>
            <w:tcBorders>
              <w:bottom w:val="single" w:sz="18" w:space="0" w:color="4F81BD"/>
            </w:tcBorders>
          </w:tcPr>
          <w:p w14:paraId="10DF366E" w14:textId="77777777" w:rsidR="003E4459" w:rsidRDefault="00000000">
            <w:pPr>
              <w:spacing w:after="0" w:line="240" w:lineRule="auto"/>
            </w:pPr>
            <w:r>
              <w:rPr>
                <w:b/>
                <w:sz w:val="19"/>
                <w:szCs w:val="19"/>
              </w:rPr>
              <w:t>Primary</w:t>
            </w:r>
          </w:p>
        </w:tc>
        <w:tc>
          <w:tcPr>
            <w:tcW w:w="4190" w:type="dxa"/>
            <w:tcBorders>
              <w:bottom w:val="single" w:sz="18" w:space="0" w:color="4F81BD"/>
            </w:tcBorders>
          </w:tcPr>
          <w:p w14:paraId="5E37D7ED" w14:textId="77777777" w:rsidR="003E4459" w:rsidRDefault="00000000">
            <w:pPr>
              <w:spacing w:after="0" w:line="240" w:lineRule="auto"/>
            </w:pPr>
            <w:r>
              <w:rPr>
                <w:b/>
                <w:sz w:val="19"/>
                <w:szCs w:val="19"/>
              </w:rPr>
              <w:t>Secondary</w:t>
            </w:r>
          </w:p>
        </w:tc>
      </w:tr>
      <w:tr w:rsidR="003E4459" w14:paraId="3BEFFC98" w14:textId="77777777">
        <w:trPr>
          <w:jc w:val="center"/>
        </w:trPr>
        <w:tc>
          <w:tcPr>
            <w:tcW w:w="1364" w:type="dxa"/>
            <w:shd w:val="clear" w:color="auto" w:fill="D3DFEE"/>
          </w:tcPr>
          <w:p w14:paraId="47627281" w14:textId="77777777" w:rsidR="003E4459" w:rsidRDefault="00000000">
            <w:pPr>
              <w:spacing w:after="0" w:line="240" w:lineRule="auto"/>
            </w:pPr>
            <w:r>
              <w:rPr>
                <w:b/>
                <w:sz w:val="19"/>
                <w:szCs w:val="19"/>
              </w:rPr>
              <w:t>Privacy</w:t>
            </w:r>
          </w:p>
        </w:tc>
        <w:tc>
          <w:tcPr>
            <w:tcW w:w="4190" w:type="dxa"/>
            <w:shd w:val="clear" w:color="auto" w:fill="D3DFEE"/>
          </w:tcPr>
          <w:p w14:paraId="26CF9B2D" w14:textId="77777777" w:rsidR="003E4459" w:rsidRDefault="00000000">
            <w:pPr>
              <w:spacing w:after="0" w:line="240" w:lineRule="auto"/>
            </w:pPr>
            <w:r>
              <w:rPr>
                <w:sz w:val="19"/>
                <w:szCs w:val="19"/>
              </w:rPr>
              <w:t>tracking success: correct links / pseudonym changes made, for the strongest attacker</w:t>
            </w:r>
          </w:p>
        </w:tc>
        <w:tc>
          <w:tcPr>
            <w:tcW w:w="4190" w:type="dxa"/>
            <w:shd w:val="clear" w:color="auto" w:fill="D3DFEE"/>
          </w:tcPr>
          <w:p w14:paraId="0580DECC" w14:textId="77777777" w:rsidR="003E4459" w:rsidRDefault="00000000">
            <w:pPr>
              <w:spacing w:after="0" w:line="240" w:lineRule="auto"/>
            </w:pPr>
            <w:r>
              <w:rPr>
                <w:sz w:val="19"/>
                <w:szCs w:val="19"/>
              </w:rPr>
              <w:t>longest chain followed; correct links relative to the guessing attacker; mistake share</w:t>
            </w:r>
          </w:p>
        </w:tc>
      </w:tr>
      <w:tr w:rsidR="003E4459" w14:paraId="455C026B" w14:textId="77777777">
        <w:trPr>
          <w:jc w:val="center"/>
        </w:trPr>
        <w:tc>
          <w:tcPr>
            <w:tcW w:w="1364" w:type="dxa"/>
          </w:tcPr>
          <w:p w14:paraId="00BA2DD0" w14:textId="77777777" w:rsidR="003E4459" w:rsidRDefault="00000000">
            <w:pPr>
              <w:spacing w:after="0" w:line="240" w:lineRule="auto"/>
            </w:pPr>
            <w:r>
              <w:rPr>
                <w:b/>
                <w:sz w:val="19"/>
                <w:szCs w:val="19"/>
              </w:rPr>
              <w:t>Safety</w:t>
            </w:r>
          </w:p>
        </w:tc>
        <w:tc>
          <w:tcPr>
            <w:tcW w:w="4190" w:type="dxa"/>
          </w:tcPr>
          <w:p w14:paraId="017C28D5" w14:textId="77777777" w:rsidR="003E4459" w:rsidRDefault="00000000">
            <w:pPr>
              <w:spacing w:after="0" w:line="240" w:lineRule="auto"/>
            </w:pPr>
            <w:r>
              <w:rPr>
                <w:sz w:val="19"/>
                <w:szCs w:val="19"/>
              </w:rPr>
              <w:t>stale share at receivers: share of time information about a vehicle is older than 1 s</w:t>
            </w:r>
          </w:p>
        </w:tc>
        <w:tc>
          <w:tcPr>
            <w:tcW w:w="4190" w:type="dxa"/>
          </w:tcPr>
          <w:p w14:paraId="13372390" w14:textId="77777777" w:rsidR="003E4459" w:rsidRDefault="00000000">
            <w:pPr>
              <w:spacing w:after="0" w:line="240" w:lineRule="auto"/>
            </w:pPr>
            <w:r>
              <w:rPr>
                <w:sz w:val="19"/>
                <w:szCs w:val="19"/>
              </w:rPr>
              <w:t>position error during gaps (95th percentile, extended variant); reception gap; warning delay</w:t>
            </w:r>
          </w:p>
        </w:tc>
      </w:tr>
      <w:tr w:rsidR="003E4459" w14:paraId="764D4B92" w14:textId="77777777">
        <w:trPr>
          <w:jc w:val="center"/>
        </w:trPr>
        <w:tc>
          <w:tcPr>
            <w:tcW w:w="1364" w:type="dxa"/>
            <w:shd w:val="clear" w:color="auto" w:fill="D3DFEE"/>
          </w:tcPr>
          <w:p w14:paraId="75D5AFC7" w14:textId="77777777" w:rsidR="003E4459" w:rsidRDefault="00000000">
            <w:pPr>
              <w:spacing w:after="0" w:line="240" w:lineRule="auto"/>
            </w:pPr>
            <w:r>
              <w:rPr>
                <w:b/>
                <w:sz w:val="19"/>
                <w:szCs w:val="19"/>
              </w:rPr>
              <w:t>Hard limit</w:t>
            </w:r>
          </w:p>
        </w:tc>
        <w:tc>
          <w:tcPr>
            <w:tcW w:w="4190" w:type="dxa"/>
            <w:shd w:val="clear" w:color="auto" w:fill="D3DFEE"/>
          </w:tcPr>
          <w:p w14:paraId="21C552EA" w14:textId="77777777" w:rsidR="003E4459" w:rsidRDefault="00000000">
            <w:pPr>
              <w:spacing w:after="0" w:line="240" w:lineRule="auto"/>
            </w:pPr>
            <w:r>
              <w:rPr>
                <w:sz w:val="19"/>
                <w:szCs w:val="19"/>
              </w:rPr>
              <w:t>no lost warnings outside what the silent period itself explains</w:t>
            </w:r>
          </w:p>
        </w:tc>
        <w:tc>
          <w:tcPr>
            <w:tcW w:w="4190" w:type="dxa"/>
            <w:shd w:val="clear" w:color="auto" w:fill="D3DFEE"/>
          </w:tcPr>
          <w:p w14:paraId="2A0AAAF5" w14:textId="77777777" w:rsidR="003E4459" w:rsidRDefault="00000000">
            <w:pPr>
              <w:spacing w:after="0" w:line="240" w:lineRule="auto"/>
            </w:pPr>
            <w:r>
              <w:rPr>
                <w:sz w:val="19"/>
                <w:szCs w:val="19"/>
              </w:rPr>
              <w:t>warning loss rate</w:t>
            </w:r>
          </w:p>
        </w:tc>
      </w:tr>
      <w:tr w:rsidR="003E4459" w14:paraId="441EA824" w14:textId="77777777">
        <w:trPr>
          <w:jc w:val="center"/>
        </w:trPr>
        <w:tc>
          <w:tcPr>
            <w:tcW w:w="1364" w:type="dxa"/>
          </w:tcPr>
          <w:p w14:paraId="0E5926B0" w14:textId="77777777" w:rsidR="003E4459" w:rsidRDefault="00000000">
            <w:pPr>
              <w:spacing w:after="0" w:line="240" w:lineRule="auto"/>
            </w:pPr>
            <w:r>
              <w:rPr>
                <w:b/>
                <w:sz w:val="19"/>
                <w:szCs w:val="19"/>
              </w:rPr>
              <w:t>Cost</w:t>
            </w:r>
          </w:p>
        </w:tc>
        <w:tc>
          <w:tcPr>
            <w:tcW w:w="4190" w:type="dxa"/>
          </w:tcPr>
          <w:p w14:paraId="0D2DF127" w14:textId="77777777" w:rsidR="003E4459" w:rsidRDefault="00000000">
            <w:pPr>
              <w:spacing w:after="0" w:line="240" w:lineRule="auto"/>
            </w:pPr>
            <w:r>
              <w:rPr>
                <w:sz w:val="19"/>
                <w:szCs w:val="19"/>
              </w:rPr>
              <w:t>reported, not optimised</w:t>
            </w:r>
          </w:p>
        </w:tc>
        <w:tc>
          <w:tcPr>
            <w:tcW w:w="4190" w:type="dxa"/>
          </w:tcPr>
          <w:p w14:paraId="36891606" w14:textId="77777777" w:rsidR="003E4459" w:rsidRDefault="00000000">
            <w:pPr>
              <w:spacing w:after="0" w:line="240" w:lineRule="auto"/>
            </w:pPr>
            <w:r>
              <w:rPr>
                <w:sz w:val="19"/>
                <w:szCs w:val="19"/>
              </w:rPr>
              <w:t>chain checks per receiver and minute; CPU per change; certificates per vehicle and hour</w:t>
            </w:r>
          </w:p>
        </w:tc>
      </w:tr>
    </w:tbl>
    <w:p w14:paraId="67253D40" w14:textId="77777777" w:rsidR="003E4459" w:rsidRDefault="003E4459"/>
    <w:p w14:paraId="1AABA7BB" w14:textId="77777777" w:rsidR="003E4459" w:rsidRDefault="00000000">
      <w:r>
        <w:t>The guessing attacker links every new pseudonym to a random silent track. Replayed on the same frames, it gives the chance level of each run empirically, instead of the formula 1 / vehicles, which ignores how many vehicles were actually silent at the moment.</w:t>
      </w:r>
    </w:p>
    <w:p w14:paraId="464E5E7D" w14:textId="77777777" w:rsidR="003E4459" w:rsidRDefault="00000000">
      <w:pPr>
        <w:pStyle w:val="Heading2"/>
      </w:pPr>
      <w:r>
        <w:t>9.4 Hypotheses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682"/>
        <w:gridCol w:w="5652"/>
        <w:gridCol w:w="3411"/>
      </w:tblGrid>
      <w:tr w:rsidR="003E4459" w14:paraId="1EB81146" w14:textId="77777777">
        <w:trPr>
          <w:tblHeader/>
          <w:jc w:val="center"/>
        </w:trPr>
        <w:tc>
          <w:tcPr>
            <w:tcW w:w="682" w:type="dxa"/>
            <w:tcBorders>
              <w:bottom w:val="single" w:sz="18" w:space="0" w:color="4F81BD"/>
            </w:tcBorders>
          </w:tcPr>
          <w:p w14:paraId="478BCC08" w14:textId="77777777" w:rsidR="003E4459" w:rsidRDefault="00000000">
            <w:pPr>
              <w:spacing w:after="0" w:line="240" w:lineRule="auto"/>
            </w:pPr>
            <w:r>
              <w:rPr>
                <w:b/>
                <w:sz w:val="19"/>
                <w:szCs w:val="19"/>
              </w:rPr>
              <w:t>Id</w:t>
            </w:r>
          </w:p>
        </w:tc>
        <w:tc>
          <w:tcPr>
            <w:tcW w:w="5652" w:type="dxa"/>
            <w:tcBorders>
              <w:bottom w:val="single" w:sz="18" w:space="0" w:color="4F81BD"/>
            </w:tcBorders>
          </w:tcPr>
          <w:p w14:paraId="591F3AF4" w14:textId="77777777" w:rsidR="003E4459" w:rsidRDefault="00000000">
            <w:pPr>
              <w:spacing w:after="0" w:line="240" w:lineRule="auto"/>
            </w:pPr>
            <w:r>
              <w:rPr>
                <w:b/>
                <w:sz w:val="19"/>
                <w:szCs w:val="19"/>
              </w:rPr>
              <w:t>Hypothesis</w:t>
            </w:r>
          </w:p>
        </w:tc>
        <w:tc>
          <w:tcPr>
            <w:tcW w:w="3411" w:type="dxa"/>
            <w:tcBorders>
              <w:bottom w:val="single" w:sz="18" w:space="0" w:color="4F81BD"/>
            </w:tcBorders>
          </w:tcPr>
          <w:p w14:paraId="1E2579A2" w14:textId="77777777" w:rsidR="003E4459" w:rsidRDefault="00000000">
            <w:pPr>
              <w:spacing w:after="0" w:line="240" w:lineRule="auto"/>
            </w:pPr>
            <w:r>
              <w:rPr>
                <w:b/>
                <w:sz w:val="19"/>
                <w:szCs w:val="19"/>
              </w:rPr>
              <w:t>What it would show</w:t>
            </w:r>
          </w:p>
        </w:tc>
      </w:tr>
      <w:tr w:rsidR="003E4459" w14:paraId="64E6986E" w14:textId="77777777">
        <w:trPr>
          <w:jc w:val="center"/>
        </w:trPr>
        <w:tc>
          <w:tcPr>
            <w:tcW w:w="682" w:type="dxa"/>
            <w:shd w:val="clear" w:color="auto" w:fill="D3DFEE"/>
          </w:tcPr>
          <w:p w14:paraId="167B609B" w14:textId="77777777" w:rsidR="003E4459" w:rsidRDefault="00000000">
            <w:pPr>
              <w:spacing w:after="0" w:line="240" w:lineRule="auto"/>
            </w:pPr>
            <w:r>
              <w:rPr>
                <w:b/>
                <w:sz w:val="19"/>
                <w:szCs w:val="19"/>
              </w:rPr>
              <w:t>H1</w:t>
            </w:r>
          </w:p>
        </w:tc>
        <w:tc>
          <w:tcPr>
            <w:tcW w:w="5652" w:type="dxa"/>
            <w:shd w:val="clear" w:color="auto" w:fill="D3DFEE"/>
          </w:tcPr>
          <w:p w14:paraId="1635DA4D" w14:textId="77777777" w:rsidR="003E4459" w:rsidRDefault="00000000">
            <w:pPr>
              <w:spacing w:after="0" w:line="240" w:lineRule="auto"/>
            </w:pPr>
            <w:r>
              <w:rPr>
                <w:sz w:val="19"/>
                <w:szCs w:val="19"/>
              </w:rPr>
              <w:t>A silent period lowers tracking success to chance level only when several vehicles change together (mix zone with `min_vehicles` 2, dynamic mix zone); with periodic triggers it adds stale time without that effect</w:t>
            </w:r>
          </w:p>
        </w:tc>
        <w:tc>
          <w:tcPr>
            <w:tcW w:w="3411" w:type="dxa"/>
            <w:shd w:val="clear" w:color="auto" w:fill="D3DFEE"/>
          </w:tcPr>
          <w:p w14:paraId="2B047418" w14:textId="77777777" w:rsidR="003E4459" w:rsidRDefault="00000000">
            <w:pPr>
              <w:spacing w:after="0" w:line="240" w:lineRule="auto"/>
            </w:pPr>
            <w:r>
              <w:rPr>
                <w:sz w:val="19"/>
                <w:szCs w:val="19"/>
              </w:rPr>
              <w:t>where silence is worth its cost</w:t>
            </w:r>
          </w:p>
        </w:tc>
      </w:tr>
      <w:tr w:rsidR="003E4459" w14:paraId="6E3DCAAB" w14:textId="77777777">
        <w:trPr>
          <w:jc w:val="center"/>
        </w:trPr>
        <w:tc>
          <w:tcPr>
            <w:tcW w:w="682" w:type="dxa"/>
          </w:tcPr>
          <w:p w14:paraId="7D729A62" w14:textId="77777777" w:rsidR="003E4459" w:rsidRDefault="00000000">
            <w:pPr>
              <w:spacing w:after="0" w:line="240" w:lineRule="auto"/>
            </w:pPr>
            <w:r>
              <w:rPr>
                <w:b/>
                <w:sz w:val="19"/>
                <w:szCs w:val="19"/>
              </w:rPr>
              <w:t>H2</w:t>
            </w:r>
          </w:p>
        </w:tc>
        <w:tc>
          <w:tcPr>
            <w:tcW w:w="5652" w:type="dxa"/>
          </w:tcPr>
          <w:p w14:paraId="3099AD6B" w14:textId="77777777" w:rsidR="003E4459" w:rsidRDefault="00000000">
            <w:pPr>
              <w:spacing w:after="0" w:line="240" w:lineRule="auto"/>
            </w:pPr>
            <w:r>
              <w:rPr>
                <w:sz w:val="19"/>
                <w:szCs w:val="19"/>
              </w:rPr>
              <w:t>Stale share is close to changes per second × (mean silent period + two CAM intervals)</w:t>
            </w:r>
          </w:p>
        </w:tc>
        <w:tc>
          <w:tcPr>
            <w:tcW w:w="3411" w:type="dxa"/>
          </w:tcPr>
          <w:p w14:paraId="129EB977" w14:textId="77777777" w:rsidR="003E4459" w:rsidRDefault="00000000">
            <w:pPr>
              <w:spacing w:after="0" w:line="240" w:lineRule="auto"/>
            </w:pPr>
            <w:r>
              <w:rPr>
                <w:sz w:val="19"/>
                <w:szCs w:val="19"/>
              </w:rPr>
              <w:t>a check that the measurement works; a large deviation means something else delays the first message</w:t>
            </w:r>
          </w:p>
        </w:tc>
      </w:tr>
      <w:tr w:rsidR="003E4459" w14:paraId="6A27F731" w14:textId="77777777">
        <w:trPr>
          <w:jc w:val="center"/>
        </w:trPr>
        <w:tc>
          <w:tcPr>
            <w:tcW w:w="682" w:type="dxa"/>
            <w:shd w:val="clear" w:color="auto" w:fill="D3DFEE"/>
          </w:tcPr>
          <w:p w14:paraId="5394E40D" w14:textId="77777777" w:rsidR="003E4459" w:rsidRDefault="00000000">
            <w:pPr>
              <w:spacing w:after="0" w:line="240" w:lineRule="auto"/>
            </w:pPr>
            <w:r>
              <w:rPr>
                <w:b/>
                <w:sz w:val="19"/>
                <w:szCs w:val="19"/>
              </w:rPr>
              <w:t>H3</w:t>
            </w:r>
          </w:p>
        </w:tc>
        <w:tc>
          <w:tcPr>
            <w:tcW w:w="5652" w:type="dxa"/>
            <w:shd w:val="clear" w:color="auto" w:fill="D3DFEE"/>
          </w:tcPr>
          <w:p w14:paraId="11FDB026" w14:textId="77777777" w:rsidR="003E4459" w:rsidRDefault="00000000">
            <w:pPr>
              <w:spacing w:after="0" w:line="240" w:lineRule="auto"/>
            </w:pPr>
            <w:r>
              <w:rPr>
                <w:sz w:val="19"/>
                <w:szCs w:val="19"/>
              </w:rPr>
              <w:t>Warning loss is close to the share of time spent silent</w:t>
            </w:r>
          </w:p>
        </w:tc>
        <w:tc>
          <w:tcPr>
            <w:tcW w:w="3411" w:type="dxa"/>
            <w:shd w:val="clear" w:color="auto" w:fill="D3DFEE"/>
          </w:tcPr>
          <w:p w14:paraId="4C5B6B16" w14:textId="77777777" w:rsidR="003E4459" w:rsidRDefault="00000000">
            <w:pPr>
              <w:spacing w:after="0" w:line="240" w:lineRule="auto"/>
            </w:pPr>
            <w:r>
              <w:rPr>
                <w:sz w:val="19"/>
                <w:szCs w:val="19"/>
              </w:rPr>
              <w:t>a check of the probe</w:t>
            </w:r>
          </w:p>
        </w:tc>
      </w:tr>
      <w:tr w:rsidR="003E4459" w14:paraId="2BB8D670" w14:textId="77777777">
        <w:trPr>
          <w:jc w:val="center"/>
        </w:trPr>
        <w:tc>
          <w:tcPr>
            <w:tcW w:w="682" w:type="dxa"/>
          </w:tcPr>
          <w:p w14:paraId="1A430897" w14:textId="77777777" w:rsidR="003E4459" w:rsidRDefault="00000000">
            <w:pPr>
              <w:spacing w:after="0" w:line="240" w:lineRule="auto"/>
            </w:pPr>
            <w:r>
              <w:rPr>
                <w:b/>
                <w:sz w:val="19"/>
                <w:szCs w:val="19"/>
              </w:rPr>
              <w:t>H4</w:t>
            </w:r>
          </w:p>
        </w:tc>
        <w:tc>
          <w:tcPr>
            <w:tcW w:w="5652" w:type="dxa"/>
          </w:tcPr>
          <w:p w14:paraId="18AD5104" w14:textId="77777777" w:rsidR="003E4459" w:rsidRDefault="00000000">
            <w:pPr>
              <w:spacing w:after="0" w:line="240" w:lineRule="auto"/>
            </w:pPr>
            <w:r>
              <w:rPr>
                <w:sz w:val="19"/>
                <w:szCs w:val="19"/>
              </w:rPr>
              <w:t>A dynamic mix zone reaches the tracking success of a fixed mix zone at a lower stale share</w:t>
            </w:r>
          </w:p>
        </w:tc>
        <w:tc>
          <w:tcPr>
            <w:tcW w:w="3411" w:type="dxa"/>
          </w:tcPr>
          <w:p w14:paraId="4C09B6DB" w14:textId="77777777" w:rsidR="003E4459" w:rsidRDefault="00000000">
            <w:pPr>
              <w:spacing w:after="0" w:line="240" w:lineRule="auto"/>
            </w:pPr>
            <w:r>
              <w:rPr>
                <w:sz w:val="19"/>
                <w:szCs w:val="19"/>
              </w:rPr>
              <w:t>whether the dynamic zone is the better policy</w:t>
            </w:r>
          </w:p>
        </w:tc>
      </w:tr>
      <w:tr w:rsidR="003E4459" w14:paraId="1C4E070D" w14:textId="77777777">
        <w:trPr>
          <w:jc w:val="center"/>
        </w:trPr>
        <w:tc>
          <w:tcPr>
            <w:tcW w:w="682" w:type="dxa"/>
            <w:shd w:val="clear" w:color="auto" w:fill="D3DFEE"/>
          </w:tcPr>
          <w:p w14:paraId="6D074939" w14:textId="77777777" w:rsidR="003E4459" w:rsidRDefault="00000000">
            <w:pPr>
              <w:spacing w:after="0" w:line="240" w:lineRule="auto"/>
            </w:pPr>
            <w:r>
              <w:rPr>
                <w:b/>
                <w:sz w:val="19"/>
                <w:szCs w:val="19"/>
              </w:rPr>
              <w:lastRenderedPageBreak/>
              <w:t>H5</w:t>
            </w:r>
          </w:p>
        </w:tc>
        <w:tc>
          <w:tcPr>
            <w:tcW w:w="5652" w:type="dxa"/>
            <w:shd w:val="clear" w:color="auto" w:fill="D3DFEE"/>
          </w:tcPr>
          <w:p w14:paraId="4B90F4EF" w14:textId="77777777" w:rsidR="003E4459" w:rsidRDefault="00000000">
            <w:pPr>
              <w:spacing w:after="0" w:line="240" w:lineRule="auto"/>
            </w:pPr>
            <w:r>
              <w:rPr>
                <w:sz w:val="19"/>
                <w:szCs w:val="19"/>
              </w:rPr>
              <w:t>The policies on the frontier differ between 2, 4 and 8 vehicles</w:t>
            </w:r>
          </w:p>
        </w:tc>
        <w:tc>
          <w:tcPr>
            <w:tcW w:w="3411" w:type="dxa"/>
            <w:shd w:val="clear" w:color="auto" w:fill="D3DFEE"/>
          </w:tcPr>
          <w:p w14:paraId="13115DF4" w14:textId="77777777" w:rsidR="003E4459" w:rsidRDefault="00000000">
            <w:pPr>
              <w:spacing w:after="0" w:line="240" w:lineRule="auto"/>
            </w:pPr>
            <w:r>
              <w:rPr>
                <w:sz w:val="19"/>
                <w:szCs w:val="19"/>
              </w:rPr>
              <w:t>whether a single recommendation can hold across densities</w:t>
            </w:r>
          </w:p>
        </w:tc>
      </w:tr>
    </w:tbl>
    <w:p w14:paraId="7871340B" w14:textId="77777777" w:rsidR="003E4459" w:rsidRDefault="003E4459"/>
    <w:p w14:paraId="29E67E49" w14:textId="77777777" w:rsidR="003E4459" w:rsidRDefault="00000000">
      <w:pPr>
        <w:pStyle w:val="Heading2"/>
      </w:pPr>
      <w:r>
        <w:t>9.5 Runs</w:t>
      </w:r>
    </w:p>
    <w:p w14:paraId="0A878CC4" w14:textId="77777777" w:rsidR="003E4459" w:rsidRDefault="00000000">
      <w:pPr>
        <w:pStyle w:val="ListBullet"/>
      </w:pPr>
      <w:r>
        <w:rPr>
          <w:b/>
        </w:rPr>
        <w:t xml:space="preserve">Run length: </w:t>
      </w:r>
      <w:r>
        <w:t>5 minutes, so that a vehicle changing every 30 s makes about 10 changes and chains of several changes are possible.</w:t>
      </w:r>
    </w:p>
    <w:p w14:paraId="0D2FF14E" w14:textId="77777777" w:rsidR="003E4459" w:rsidRDefault="00000000">
      <w:pPr>
        <w:pStyle w:val="ListBullet"/>
      </w:pPr>
      <w:r>
        <w:rPr>
          <w:b/>
        </w:rPr>
        <w:t xml:space="preserve">Pilot: </w:t>
      </w:r>
      <w:r>
        <w:t>two policies and the baseline, 10 seeds each, at 4 vehicles. It checks the pipeline and measures the spread of the primary measures over seeds.</w:t>
      </w:r>
    </w:p>
    <w:p w14:paraId="0348F65C" w14:textId="77777777" w:rsidR="003E4459" w:rsidRDefault="00000000">
      <w:pPr>
        <w:pStyle w:val="ListBullet"/>
      </w:pPr>
      <w:r>
        <w:rPr>
          <w:b/>
        </w:rPr>
        <w:t xml:space="preserve">Seeds: </w:t>
      </w:r>
      <w:r>
        <w:t>chosen from the pilot so that the 95 % confidence interval of tracking success is at most ± 0.1 wide. 10 per cell is the starting estimate.</w:t>
      </w:r>
    </w:p>
    <w:p w14:paraId="211FE3AB" w14:textId="77777777" w:rsidR="003E4459" w:rsidRDefault="00000000">
      <w:pPr>
        <w:pStyle w:val="ListBullet"/>
      </w:pPr>
      <w:r>
        <w:rPr>
          <w:b/>
        </w:rPr>
        <w:t xml:space="preserve">Stage A, screening: </w:t>
      </w:r>
      <w:r>
        <w:t>all 15 policies and the baseline at 4 vehicles with spread speeds: 160 runs, about 15 hours one after another.</w:t>
      </w:r>
    </w:p>
    <w:p w14:paraId="5F6DCC19" w14:textId="77777777" w:rsidR="003E4459" w:rsidRDefault="00000000">
      <w:pPr>
        <w:pStyle w:val="ListBullet"/>
      </w:pPr>
      <w:r>
        <w:rPr>
          <w:b/>
        </w:rPr>
        <w:t xml:space="preserve">Stage B, conditions: </w:t>
      </w:r>
      <w:r>
        <w:t>the policies on or near the stage A frontier (at most 5) and the baseline, under all 6 combinations of vehicles and speeds: up to 360 runs, about 33 hours.</w:t>
      </w:r>
    </w:p>
    <w:p w14:paraId="123BB5AC" w14:textId="77777777" w:rsidR="003E4459" w:rsidRDefault="00000000">
      <w:pPr>
        <w:pStyle w:val="ListBullet"/>
      </w:pPr>
      <w:r>
        <w:rPr>
          <w:b/>
        </w:rPr>
        <w:t xml:space="preserve">Runner: </w:t>
      </w:r>
      <w:r>
        <w:t>the batch runner of the adversarial agents design: one scenario over a seed list with overrides, one results directory per run.</w:t>
      </w:r>
    </w:p>
    <w:p w14:paraId="17B5521E" w14:textId="77777777" w:rsidR="003E4459" w:rsidRDefault="00000000">
      <w:pPr>
        <w:pStyle w:val="Heading2"/>
      </w:pPr>
      <w:r>
        <w:t>9.6 Analysis</w:t>
      </w:r>
    </w:p>
    <w:p w14:paraId="221BF914" w14:textId="77777777" w:rsidR="003E4459" w:rsidRDefault="00000000">
      <w:pPr>
        <w:pStyle w:val="ListBullet"/>
      </w:pPr>
      <w:r>
        <w:rPr>
          <w:b/>
        </w:rPr>
        <w:t xml:space="preserve">Unit: </w:t>
      </w:r>
      <w:r>
        <w:t>the run. Links within a run are not independent, so confidence intervals come from resampling runs (bootstrap over seeds), not links.</w:t>
      </w:r>
    </w:p>
    <w:p w14:paraId="262F463D" w14:textId="77777777" w:rsidR="003E4459" w:rsidRDefault="00000000">
      <w:pPr>
        <w:pStyle w:val="ListBullet"/>
      </w:pPr>
      <w:r>
        <w:rPr>
          <w:b/>
        </w:rPr>
        <w:t xml:space="preserve">Frontier: </w:t>
      </w:r>
      <w:r>
        <w:t>a policy is dominated if another policy is better on both primary measures and the difference on at least one exceeds its confidence interval. The frontier is reported per condition.</w:t>
      </w:r>
    </w:p>
    <w:p w14:paraId="7EA6610E" w14:textId="77777777" w:rsidR="003E4459" w:rsidRDefault="00000000">
      <w:pPr>
        <w:pStyle w:val="ListBullet"/>
      </w:pPr>
      <w:r>
        <w:rPr>
          <w:b/>
        </w:rPr>
        <w:t xml:space="preserve">Hard limit first: </w:t>
      </w:r>
      <w:r>
        <w:t>a policy that loses warnings beyond its silent time is reported, but excluded from the frontier.</w:t>
      </w:r>
    </w:p>
    <w:p w14:paraId="4FE6608E" w14:textId="77777777" w:rsidR="003E4459" w:rsidRDefault="00000000">
      <w:pPr>
        <w:pStyle w:val="ListBullet"/>
      </w:pPr>
      <w:r>
        <w:rPr>
          <w:b/>
        </w:rPr>
        <w:t xml:space="preserve">Sensitivity: </w:t>
      </w:r>
      <w:r>
        <w:t>the frontier is recomputed with the staleness threshold at 0.5 s and 2 s, and with each attacker. A statement that does not survive these is reported as conditional on the setting it depends on.</w:t>
      </w:r>
    </w:p>
    <w:p w14:paraId="5412F4D6" w14:textId="77777777" w:rsidR="003E4459" w:rsidRDefault="00000000">
      <w:pPr>
        <w:pStyle w:val="ListBullet"/>
      </w:pPr>
      <w:r>
        <w:rPr>
          <w:b/>
        </w:rPr>
        <w:t xml:space="preserve">Hypotheses: </w:t>
      </w:r>
      <w:r>
        <w:t>each is reported as supported, not supported or undecided, with the numbers.</w:t>
      </w:r>
    </w:p>
    <w:p w14:paraId="764799FE" w14:textId="77777777" w:rsidR="003E4459" w:rsidRDefault="00000000">
      <w:pPr>
        <w:pStyle w:val="Heading2"/>
      </w:pPr>
      <w:r>
        <w:t>9.7 Result</w:t>
      </w:r>
    </w:p>
    <w:p w14:paraId="33EBA6D3" w14:textId="77777777" w:rsidR="003E4459" w:rsidRDefault="00000000">
      <w:pPr>
        <w:pStyle w:val="ListBullet"/>
      </w:pPr>
      <w:r>
        <w:rPr>
          <w:b/>
        </w:rPr>
        <w:t xml:space="preserve">Charts: </w:t>
      </w:r>
      <w:r>
        <w:t>per condition, stale share across and tracking success up, one point per policy with its confidence intervals, the frontier drawn through the undominated points, and the chance level as a line.</w:t>
      </w:r>
    </w:p>
    <w:p w14:paraId="726BC8BD" w14:textId="77777777" w:rsidR="003E4459" w:rsidRDefault="00000000">
      <w:pPr>
        <w:pStyle w:val="ListBullet"/>
      </w:pPr>
      <w:r>
        <w:rPr>
          <w:b/>
        </w:rPr>
        <w:t xml:space="preserve">Table: </w:t>
      </w:r>
      <w:r>
        <w:t>the frontier policies per condition, with both primary measures and their intervals.</w:t>
      </w:r>
    </w:p>
    <w:p w14:paraId="2C00DD91" w14:textId="77777777" w:rsidR="003E4459" w:rsidRDefault="00000000">
      <w:pPr>
        <w:pStyle w:val="ListBullet"/>
      </w:pPr>
      <w:r>
        <w:rPr>
          <w:b/>
        </w:rPr>
        <w:t xml:space="preserve">Statements: </w:t>
      </w:r>
      <w:r>
        <w:t>of the form "with 4 vehicles at spread speeds, policy P gave tracking success T ± t at stale share S ± s; no tested policy was better on both", each followed by the limits of Section 12.</w:t>
      </w:r>
    </w:p>
    <w:p w14:paraId="3840D486" w14:textId="77777777" w:rsidR="003E4459" w:rsidRDefault="00000000">
      <w:pPr>
        <w:pStyle w:val="ListBullet"/>
      </w:pPr>
      <w:r>
        <w:rPr>
          <w:b/>
        </w:rPr>
        <w:t xml:space="preserve">Test summary: </w:t>
      </w:r>
      <w:r>
        <w:t>a document in `results/` in the form of the existing summaries, and the raw per-run results kept for re-analysis.</w:t>
      </w:r>
    </w:p>
    <w:p w14:paraId="2A25F225" w14:textId="77777777" w:rsidR="003E4459" w:rsidRDefault="00000000">
      <w:pPr>
        <w:pStyle w:val="Heading2"/>
      </w:pPr>
      <w:r>
        <w:t>9.8 What it can and cannot claim</w:t>
      </w:r>
    </w:p>
    <w:p w14:paraId="0CC74AA3" w14:textId="77777777" w:rsidR="003E4459" w:rsidRDefault="00000000">
      <w:r>
        <w:t>The result is a comparison of countermeasures within the simulated conditions. It supports statements of the form "policy P is better than policy Q on both privacy and safety in this setup" and "this is what silence costs per unit of privacy here". It is the basis for choosing what to examine further.</w:t>
      </w:r>
    </w:p>
    <w:p w14:paraId="548716D8" w14:textId="77777777" w:rsidR="003E4459" w:rsidRDefault="00000000">
      <w:r>
        <w:t>It is not yet a recommendation to vehicle manufacturers. That needs evidence this harness cannot produce:</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54"/>
        <w:gridCol w:w="4093"/>
        <w:gridCol w:w="3898"/>
      </w:tblGrid>
      <w:tr w:rsidR="003E4459" w14:paraId="32450676" w14:textId="77777777">
        <w:trPr>
          <w:tblHeader/>
          <w:jc w:val="center"/>
        </w:trPr>
        <w:tc>
          <w:tcPr>
            <w:tcW w:w="1754" w:type="dxa"/>
            <w:tcBorders>
              <w:bottom w:val="single" w:sz="18" w:space="0" w:color="4F81BD"/>
            </w:tcBorders>
          </w:tcPr>
          <w:p w14:paraId="5D844F2F" w14:textId="77777777" w:rsidR="003E4459" w:rsidRDefault="00000000">
            <w:pPr>
              <w:spacing w:after="0" w:line="240" w:lineRule="auto"/>
            </w:pPr>
            <w:r>
              <w:rPr>
                <w:b/>
                <w:sz w:val="19"/>
                <w:szCs w:val="19"/>
              </w:rPr>
              <w:lastRenderedPageBreak/>
              <w:t>Missing</w:t>
            </w:r>
          </w:p>
        </w:tc>
        <w:tc>
          <w:tcPr>
            <w:tcW w:w="4093" w:type="dxa"/>
            <w:tcBorders>
              <w:bottom w:val="single" w:sz="18" w:space="0" w:color="4F81BD"/>
            </w:tcBorders>
          </w:tcPr>
          <w:p w14:paraId="37DE9B70" w14:textId="77777777" w:rsidR="003E4459" w:rsidRDefault="00000000">
            <w:pPr>
              <w:spacing w:after="0" w:line="240" w:lineRule="auto"/>
            </w:pPr>
            <w:r>
              <w:rPr>
                <w:b/>
                <w:sz w:val="19"/>
                <w:szCs w:val="19"/>
              </w:rPr>
              <w:t>Why it matters</w:t>
            </w:r>
          </w:p>
        </w:tc>
        <w:tc>
          <w:tcPr>
            <w:tcW w:w="3898" w:type="dxa"/>
            <w:tcBorders>
              <w:bottom w:val="single" w:sz="18" w:space="0" w:color="4F81BD"/>
            </w:tcBorders>
          </w:tcPr>
          <w:p w14:paraId="71FDD799" w14:textId="77777777" w:rsidR="003E4459" w:rsidRDefault="00000000">
            <w:pPr>
              <w:spacing w:after="0" w:line="240" w:lineRule="auto"/>
            </w:pPr>
            <w:r>
              <w:rPr>
                <w:b/>
                <w:sz w:val="19"/>
                <w:szCs w:val="19"/>
              </w:rPr>
              <w:t>Further step</w:t>
            </w:r>
          </w:p>
        </w:tc>
      </w:tr>
      <w:tr w:rsidR="003E4459" w14:paraId="795F455A" w14:textId="77777777">
        <w:trPr>
          <w:jc w:val="center"/>
        </w:trPr>
        <w:tc>
          <w:tcPr>
            <w:tcW w:w="1754" w:type="dxa"/>
            <w:shd w:val="clear" w:color="auto" w:fill="D3DFEE"/>
          </w:tcPr>
          <w:p w14:paraId="1D15BCB4" w14:textId="77777777" w:rsidR="003E4459" w:rsidRDefault="00000000">
            <w:pPr>
              <w:spacing w:after="0" w:line="240" w:lineRule="auto"/>
            </w:pPr>
            <w:r>
              <w:rPr>
                <w:b/>
                <w:sz w:val="19"/>
                <w:szCs w:val="19"/>
              </w:rPr>
              <w:t>Radio channel</w:t>
            </w:r>
          </w:p>
        </w:tc>
        <w:tc>
          <w:tcPr>
            <w:tcW w:w="4093" w:type="dxa"/>
            <w:shd w:val="clear" w:color="auto" w:fill="D3DFEE"/>
          </w:tcPr>
          <w:p w14:paraId="65F50514" w14:textId="77777777" w:rsidR="003E4459" w:rsidRDefault="00000000">
            <w:pPr>
              <w:spacing w:after="0" w:line="240" w:lineRule="auto"/>
            </w:pPr>
            <w:r>
              <w:rPr>
                <w:sz w:val="19"/>
                <w:szCs w:val="19"/>
              </w:rPr>
              <w:t>packet loss with distance and congestion adds to the gaps and changes the cost of silence</w:t>
            </w:r>
          </w:p>
        </w:tc>
        <w:tc>
          <w:tcPr>
            <w:tcW w:w="3898" w:type="dxa"/>
            <w:shd w:val="clear" w:color="auto" w:fill="D3DFEE"/>
          </w:tcPr>
          <w:p w14:paraId="03D0B93F" w14:textId="77777777" w:rsidR="003E4459" w:rsidRDefault="00000000">
            <w:pPr>
              <w:spacing w:after="0" w:line="240" w:lineRule="auto"/>
            </w:pPr>
            <w:r>
              <w:rPr>
                <w:sz w:val="19"/>
                <w:szCs w:val="19"/>
              </w:rPr>
              <w:t>carry the policies into Artery (Vanetza with OMNeT++ and SUMO), which models the channel</w:t>
            </w:r>
          </w:p>
        </w:tc>
      </w:tr>
      <w:tr w:rsidR="003E4459" w14:paraId="2AC678FF" w14:textId="77777777">
        <w:trPr>
          <w:jc w:val="center"/>
        </w:trPr>
        <w:tc>
          <w:tcPr>
            <w:tcW w:w="1754" w:type="dxa"/>
          </w:tcPr>
          <w:p w14:paraId="56F498FC" w14:textId="77777777" w:rsidR="003E4459" w:rsidRDefault="00000000">
            <w:pPr>
              <w:spacing w:after="0" w:line="240" w:lineRule="auto"/>
            </w:pPr>
            <w:r>
              <w:rPr>
                <w:b/>
                <w:sz w:val="19"/>
                <w:szCs w:val="19"/>
              </w:rPr>
              <w:t>Realistic traffic</w:t>
            </w:r>
          </w:p>
        </w:tc>
        <w:tc>
          <w:tcPr>
            <w:tcW w:w="4093" w:type="dxa"/>
          </w:tcPr>
          <w:p w14:paraId="009DEF2A" w14:textId="77777777" w:rsidR="003E4459" w:rsidRDefault="00000000">
            <w:pPr>
              <w:spacing w:after="0" w:line="240" w:lineRule="auto"/>
            </w:pPr>
            <w:r>
              <w:rPr>
                <w:sz w:val="19"/>
                <w:szCs w:val="19"/>
              </w:rPr>
              <w:t>privacy and receiver load depend on density, road networks and trips of hours</w:t>
            </w:r>
          </w:p>
        </w:tc>
        <w:tc>
          <w:tcPr>
            <w:tcW w:w="3898" w:type="dxa"/>
          </w:tcPr>
          <w:p w14:paraId="45ECDC26" w14:textId="77777777" w:rsidR="003E4459" w:rsidRDefault="00000000">
            <w:pPr>
              <w:spacing w:after="0" w:line="240" w:lineRule="auto"/>
            </w:pPr>
            <w:r>
              <w:rPr>
                <w:sz w:val="19"/>
                <w:szCs w:val="19"/>
              </w:rPr>
              <w:t>SUMO traffic on real road networks, at hundreds of vehicles</w:t>
            </w:r>
          </w:p>
        </w:tc>
      </w:tr>
      <w:tr w:rsidR="003E4459" w14:paraId="158A7313" w14:textId="77777777">
        <w:trPr>
          <w:jc w:val="center"/>
        </w:trPr>
        <w:tc>
          <w:tcPr>
            <w:tcW w:w="1754" w:type="dxa"/>
            <w:shd w:val="clear" w:color="auto" w:fill="D3DFEE"/>
          </w:tcPr>
          <w:p w14:paraId="1B1C8FC1" w14:textId="77777777" w:rsidR="003E4459" w:rsidRDefault="00000000">
            <w:pPr>
              <w:spacing w:after="0" w:line="240" w:lineRule="auto"/>
            </w:pPr>
            <w:r>
              <w:rPr>
                <w:b/>
                <w:sz w:val="19"/>
                <w:szCs w:val="19"/>
              </w:rPr>
              <w:t>Attacker coverage</w:t>
            </w:r>
          </w:p>
        </w:tc>
        <w:tc>
          <w:tcPr>
            <w:tcW w:w="4093" w:type="dxa"/>
            <w:shd w:val="clear" w:color="auto" w:fill="D3DFEE"/>
          </w:tcPr>
          <w:p w14:paraId="31C38CAC" w14:textId="77777777" w:rsidR="003E4459" w:rsidRDefault="00000000">
            <w:pPr>
              <w:spacing w:after="0" w:line="240" w:lineRule="auto"/>
            </w:pPr>
            <w:r>
              <w:rPr>
                <w:sz w:val="19"/>
                <w:szCs w:val="19"/>
              </w:rPr>
              <w:t>real tracking uses receivers at many places and over long periods</w:t>
            </w:r>
          </w:p>
        </w:tc>
        <w:tc>
          <w:tcPr>
            <w:tcW w:w="3898" w:type="dxa"/>
            <w:shd w:val="clear" w:color="auto" w:fill="D3DFEE"/>
          </w:tcPr>
          <w:p w14:paraId="35F866BF" w14:textId="77777777" w:rsidR="003E4459" w:rsidRDefault="00000000">
            <w:pPr>
              <w:spacing w:after="0" w:line="240" w:lineRule="auto"/>
            </w:pPr>
            <w:r>
              <w:rPr>
                <w:sz w:val="19"/>
                <w:szCs w:val="19"/>
              </w:rPr>
              <w:t>an attacker with receivers at a chosen share of intersections, scored over whole trips</w:t>
            </w:r>
          </w:p>
        </w:tc>
      </w:tr>
      <w:tr w:rsidR="003E4459" w14:paraId="7012BCC9" w14:textId="77777777">
        <w:trPr>
          <w:jc w:val="center"/>
        </w:trPr>
        <w:tc>
          <w:tcPr>
            <w:tcW w:w="1754" w:type="dxa"/>
          </w:tcPr>
          <w:p w14:paraId="7B6D5087" w14:textId="77777777" w:rsidR="003E4459" w:rsidRDefault="00000000">
            <w:pPr>
              <w:spacing w:after="0" w:line="240" w:lineRule="auto"/>
            </w:pPr>
            <w:r>
              <w:rPr>
                <w:b/>
                <w:sz w:val="19"/>
                <w:szCs w:val="19"/>
              </w:rPr>
              <w:t>Safety applications</w:t>
            </w:r>
          </w:p>
        </w:tc>
        <w:tc>
          <w:tcPr>
            <w:tcW w:w="4093" w:type="dxa"/>
          </w:tcPr>
          <w:p w14:paraId="2BB746D3" w14:textId="77777777" w:rsidR="003E4459" w:rsidRDefault="00000000">
            <w:pPr>
              <w:spacing w:after="0" w:line="240" w:lineRule="auto"/>
            </w:pPr>
            <w:r>
              <w:rPr>
                <w:sz w:val="19"/>
                <w:szCs w:val="19"/>
              </w:rPr>
              <w:t>stale information is not the same as a warning that came too late</w:t>
            </w:r>
          </w:p>
        </w:tc>
        <w:tc>
          <w:tcPr>
            <w:tcW w:w="3898" w:type="dxa"/>
          </w:tcPr>
          <w:p w14:paraId="3124E931" w14:textId="77777777" w:rsidR="003E4459" w:rsidRDefault="00000000">
            <w:pPr>
              <w:spacing w:after="0" w:line="240" w:lineRule="auto"/>
            </w:pPr>
            <w:r>
              <w:rPr>
                <w:sz w:val="19"/>
                <w:szCs w:val="19"/>
              </w:rPr>
              <w:t>a reference application (e.g. forward collision or intersection warning) and lost warning lead time</w:t>
            </w:r>
          </w:p>
        </w:tc>
      </w:tr>
      <w:tr w:rsidR="003E4459" w14:paraId="3A15B22D" w14:textId="77777777">
        <w:trPr>
          <w:jc w:val="center"/>
        </w:trPr>
        <w:tc>
          <w:tcPr>
            <w:tcW w:w="1754" w:type="dxa"/>
            <w:shd w:val="clear" w:color="auto" w:fill="D3DFEE"/>
          </w:tcPr>
          <w:p w14:paraId="19E16FDF" w14:textId="77777777" w:rsidR="003E4459" w:rsidRDefault="00000000">
            <w:pPr>
              <w:spacing w:after="0" w:line="240" w:lineRule="auto"/>
            </w:pPr>
            <w:r>
              <w:rPr>
                <w:b/>
                <w:sz w:val="19"/>
                <w:szCs w:val="19"/>
              </w:rPr>
              <w:t>OBU hardware</w:t>
            </w:r>
          </w:p>
        </w:tc>
        <w:tc>
          <w:tcPr>
            <w:tcW w:w="4093" w:type="dxa"/>
            <w:shd w:val="clear" w:color="auto" w:fill="D3DFEE"/>
          </w:tcPr>
          <w:p w14:paraId="788D736F" w14:textId="77777777" w:rsidR="003E4459" w:rsidRDefault="00000000">
            <w:pPr>
              <w:spacing w:after="0" w:line="240" w:lineRule="auto"/>
            </w:pPr>
            <w:r>
              <w:rPr>
                <w:sz w:val="19"/>
                <w:szCs w:val="19"/>
              </w:rPr>
              <w:t>CPU times on a VM do not carry over</w:t>
            </w:r>
          </w:p>
        </w:tc>
        <w:tc>
          <w:tcPr>
            <w:tcW w:w="3898" w:type="dxa"/>
            <w:shd w:val="clear" w:color="auto" w:fill="D3DFEE"/>
          </w:tcPr>
          <w:p w14:paraId="659256B8" w14:textId="77777777" w:rsidR="003E4459" w:rsidRDefault="00000000">
            <w:pPr>
              <w:spacing w:after="0" w:line="240" w:lineRule="auto"/>
            </w:pPr>
            <w:r>
              <w:rPr>
                <w:sz w:val="19"/>
                <w:szCs w:val="19"/>
              </w:rPr>
              <w:t>per-operation times measured on an OBU or its security module</w:t>
            </w:r>
          </w:p>
        </w:tc>
      </w:tr>
      <w:tr w:rsidR="003E4459" w14:paraId="6FE81156" w14:textId="77777777">
        <w:trPr>
          <w:jc w:val="center"/>
        </w:trPr>
        <w:tc>
          <w:tcPr>
            <w:tcW w:w="1754" w:type="dxa"/>
          </w:tcPr>
          <w:p w14:paraId="6D614050" w14:textId="77777777" w:rsidR="003E4459" w:rsidRDefault="00000000">
            <w:pPr>
              <w:spacing w:after="0" w:line="240" w:lineRule="auto"/>
            </w:pPr>
            <w:r>
              <w:rPr>
                <w:b/>
                <w:sz w:val="19"/>
                <w:szCs w:val="19"/>
              </w:rPr>
              <w:t>Validation</w:t>
            </w:r>
          </w:p>
        </w:tc>
        <w:tc>
          <w:tcPr>
            <w:tcW w:w="4093" w:type="dxa"/>
          </w:tcPr>
          <w:p w14:paraId="46ED2058" w14:textId="77777777" w:rsidR="003E4459" w:rsidRDefault="00000000">
            <w:pPr>
              <w:spacing w:after="0" w:line="240" w:lineRule="auto"/>
            </w:pPr>
            <w:r>
              <w:rPr>
                <w:sz w:val="19"/>
                <w:szCs w:val="19"/>
              </w:rPr>
              <w:t>the setup has not been shown to reproduce known results</w:t>
            </w:r>
          </w:p>
        </w:tc>
        <w:tc>
          <w:tcPr>
            <w:tcW w:w="3898" w:type="dxa"/>
          </w:tcPr>
          <w:p w14:paraId="11FE9D5F" w14:textId="77777777" w:rsidR="003E4459" w:rsidRDefault="00000000">
            <w:pPr>
              <w:spacing w:after="0" w:line="240" w:lineRule="auto"/>
            </w:pPr>
            <w:r>
              <w:rPr>
                <w:sz w:val="19"/>
                <w:szCs w:val="19"/>
              </w:rPr>
              <w:t>reproduce one or two published mix-zone or silent-period results; independent review</w:t>
            </w:r>
          </w:p>
        </w:tc>
      </w:tr>
    </w:tbl>
    <w:p w14:paraId="34EE098D" w14:textId="77777777" w:rsidR="003E4459" w:rsidRDefault="003E4459"/>
    <w:p w14:paraId="2AF1430F" w14:textId="77777777" w:rsidR="003E4459" w:rsidRDefault="00000000">
      <w:pPr>
        <w:pStyle w:val="Heading1"/>
      </w:pPr>
      <w:r>
        <w:t>10. Components to build</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44"/>
        <w:gridCol w:w="3118"/>
        <w:gridCol w:w="4483"/>
      </w:tblGrid>
      <w:tr w:rsidR="003E4459" w14:paraId="5331B285" w14:textId="77777777">
        <w:trPr>
          <w:tblHeader/>
          <w:jc w:val="center"/>
        </w:trPr>
        <w:tc>
          <w:tcPr>
            <w:tcW w:w="2144" w:type="dxa"/>
            <w:tcBorders>
              <w:bottom w:val="single" w:sz="18" w:space="0" w:color="4F81BD"/>
            </w:tcBorders>
          </w:tcPr>
          <w:p w14:paraId="04A67251" w14:textId="77777777" w:rsidR="003E4459" w:rsidRDefault="00000000">
            <w:pPr>
              <w:spacing w:after="0" w:line="240" w:lineRule="auto"/>
            </w:pPr>
            <w:r>
              <w:rPr>
                <w:b/>
                <w:sz w:val="19"/>
                <w:szCs w:val="19"/>
              </w:rPr>
              <w:t>Component</w:t>
            </w:r>
          </w:p>
        </w:tc>
        <w:tc>
          <w:tcPr>
            <w:tcW w:w="3118" w:type="dxa"/>
            <w:tcBorders>
              <w:bottom w:val="single" w:sz="18" w:space="0" w:color="4F81BD"/>
            </w:tcBorders>
          </w:tcPr>
          <w:p w14:paraId="007C3511" w14:textId="77777777" w:rsidR="003E4459" w:rsidRDefault="00000000">
            <w:pPr>
              <w:spacing w:after="0" w:line="240" w:lineRule="auto"/>
            </w:pPr>
            <w:r>
              <w:rPr>
                <w:b/>
                <w:sz w:val="19"/>
                <w:szCs w:val="19"/>
              </w:rPr>
              <w:t>Proposed place</w:t>
            </w:r>
          </w:p>
        </w:tc>
        <w:tc>
          <w:tcPr>
            <w:tcW w:w="4483" w:type="dxa"/>
            <w:tcBorders>
              <w:bottom w:val="single" w:sz="18" w:space="0" w:color="4F81BD"/>
            </w:tcBorders>
          </w:tcPr>
          <w:p w14:paraId="380C8406" w14:textId="77777777" w:rsidR="003E4459" w:rsidRDefault="00000000">
            <w:pPr>
              <w:spacing w:after="0" w:line="240" w:lineRule="auto"/>
            </w:pPr>
            <w:r>
              <w:rPr>
                <w:b/>
                <w:sz w:val="19"/>
                <w:szCs w:val="19"/>
              </w:rPr>
              <w:t>What</w:t>
            </w:r>
          </w:p>
        </w:tc>
      </w:tr>
      <w:tr w:rsidR="003E4459" w14:paraId="7A81656C" w14:textId="77777777">
        <w:trPr>
          <w:jc w:val="center"/>
        </w:trPr>
        <w:tc>
          <w:tcPr>
            <w:tcW w:w="2144" w:type="dxa"/>
            <w:shd w:val="clear" w:color="auto" w:fill="D3DFEE"/>
          </w:tcPr>
          <w:p w14:paraId="349A838A" w14:textId="77777777" w:rsidR="003E4459" w:rsidRDefault="00000000">
            <w:pPr>
              <w:spacing w:after="0" w:line="240" w:lineRule="auto"/>
            </w:pPr>
            <w:r>
              <w:rPr>
                <w:b/>
                <w:sz w:val="19"/>
                <w:szCs w:val="19"/>
              </w:rPr>
              <w:t>Position recorder</w:t>
            </w:r>
          </w:p>
        </w:tc>
        <w:tc>
          <w:tcPr>
            <w:tcW w:w="3118" w:type="dxa"/>
            <w:shd w:val="clear" w:color="auto" w:fill="D3DFEE"/>
          </w:tcPr>
          <w:p w14:paraId="26B51C34" w14:textId="77777777" w:rsidR="003E4459" w:rsidRDefault="00000000">
            <w:pPr>
              <w:spacing w:after="0" w:line="240" w:lineRule="auto"/>
            </w:pPr>
            <w:r>
              <w:rPr>
                <w:sz w:val="19"/>
                <w:szCs w:val="19"/>
              </w:rPr>
              <w:t>`sim/images/mobility/` or the harness</w:t>
            </w:r>
          </w:p>
        </w:tc>
        <w:tc>
          <w:tcPr>
            <w:tcW w:w="4483" w:type="dxa"/>
            <w:shd w:val="clear" w:color="auto" w:fill="D3DFEE"/>
          </w:tcPr>
          <w:p w14:paraId="0D07ACEB" w14:textId="77777777" w:rsidR="003E4459" w:rsidRDefault="00000000">
            <w:pPr>
              <w:spacing w:after="0" w:line="240" w:lineRule="auto"/>
            </w:pPr>
            <w:r>
              <w:rPr>
                <w:sz w:val="19"/>
                <w:szCs w:val="19"/>
              </w:rPr>
              <w:t>every published position of every vehicle, with time, kept with the run's results</w:t>
            </w:r>
          </w:p>
        </w:tc>
      </w:tr>
      <w:tr w:rsidR="003E4459" w14:paraId="445102BD" w14:textId="77777777">
        <w:trPr>
          <w:jc w:val="center"/>
        </w:trPr>
        <w:tc>
          <w:tcPr>
            <w:tcW w:w="2144" w:type="dxa"/>
          </w:tcPr>
          <w:p w14:paraId="511CC6F6" w14:textId="77777777" w:rsidR="003E4459" w:rsidRDefault="00000000">
            <w:pPr>
              <w:spacing w:after="0" w:line="240" w:lineRule="auto"/>
            </w:pPr>
            <w:r>
              <w:rPr>
                <w:b/>
                <w:sz w:val="19"/>
                <w:szCs w:val="19"/>
              </w:rPr>
              <w:t>Disruption analysis</w:t>
            </w:r>
          </w:p>
        </w:tc>
        <w:tc>
          <w:tcPr>
            <w:tcW w:w="3118" w:type="dxa"/>
          </w:tcPr>
          <w:p w14:paraId="5809A667" w14:textId="77777777" w:rsidR="003E4459" w:rsidRDefault="00000000">
            <w:pPr>
              <w:spacing w:after="0" w:line="240" w:lineRule="auto"/>
            </w:pPr>
            <w:r>
              <w:rPr>
                <w:sz w:val="19"/>
                <w:szCs w:val="19"/>
              </w:rPr>
              <w:t>`sim/vnapsim/overhead.py`</w:t>
            </w:r>
          </w:p>
        </w:tc>
        <w:tc>
          <w:tcPr>
            <w:tcW w:w="4483" w:type="dxa"/>
          </w:tcPr>
          <w:p w14:paraId="0541B1DC" w14:textId="77777777" w:rsidR="003E4459" w:rsidRDefault="00000000">
            <w:pPr>
              <w:spacing w:after="0" w:line="240" w:lineRule="auto"/>
            </w:pPr>
            <w:r>
              <w:rPr>
                <w:sz w:val="19"/>
                <w:szCs w:val="19"/>
              </w:rPr>
              <w:t>reads a results directory (`messages.jsonl`, positions, station logs) and writes `overhead.json`</w:t>
            </w:r>
          </w:p>
        </w:tc>
      </w:tr>
      <w:tr w:rsidR="003E4459" w14:paraId="5CD71CC3" w14:textId="77777777">
        <w:trPr>
          <w:jc w:val="center"/>
        </w:trPr>
        <w:tc>
          <w:tcPr>
            <w:tcW w:w="2144" w:type="dxa"/>
            <w:shd w:val="clear" w:color="auto" w:fill="D3DFEE"/>
          </w:tcPr>
          <w:p w14:paraId="72E2E0E0" w14:textId="77777777" w:rsidR="003E4459" w:rsidRDefault="00000000">
            <w:pPr>
              <w:spacing w:after="0" w:line="240" w:lineRule="auto"/>
            </w:pPr>
            <w:r>
              <w:rPr>
                <w:b/>
                <w:sz w:val="19"/>
                <w:szCs w:val="19"/>
              </w:rPr>
              <w:t>Verification collector</w:t>
            </w:r>
          </w:p>
        </w:tc>
        <w:tc>
          <w:tcPr>
            <w:tcW w:w="3118" w:type="dxa"/>
            <w:shd w:val="clear" w:color="auto" w:fill="D3DFEE"/>
          </w:tcPr>
          <w:p w14:paraId="04D9F7E0" w14:textId="77777777" w:rsidR="003E4459" w:rsidRDefault="00000000">
            <w:pPr>
              <w:spacing w:after="0" w:line="240" w:lineRule="auto"/>
            </w:pPr>
            <w:r>
              <w:rPr>
                <w:sz w:val="19"/>
                <w:szCs w:val="19"/>
              </w:rPr>
              <w:t>harness</w:t>
            </w:r>
          </w:p>
        </w:tc>
        <w:tc>
          <w:tcPr>
            <w:tcW w:w="4483" w:type="dxa"/>
            <w:shd w:val="clear" w:color="auto" w:fill="D3DFEE"/>
          </w:tcPr>
          <w:p w14:paraId="390701A6" w14:textId="77777777" w:rsidR="003E4459" w:rsidRDefault="00000000">
            <w:pPr>
              <w:spacing w:after="0" w:line="240" w:lineRule="auto"/>
            </w:pPr>
            <w:r>
              <w:rPr>
                <w:sz w:val="19"/>
                <w:szCs w:val="19"/>
              </w:rPr>
              <w:t>records `vanetza/out/cam` with security reports at each receiver</w:t>
            </w:r>
          </w:p>
        </w:tc>
      </w:tr>
      <w:tr w:rsidR="003E4459" w14:paraId="567D2F94" w14:textId="77777777">
        <w:trPr>
          <w:jc w:val="center"/>
        </w:trPr>
        <w:tc>
          <w:tcPr>
            <w:tcW w:w="2144" w:type="dxa"/>
          </w:tcPr>
          <w:p w14:paraId="43774E6A" w14:textId="77777777" w:rsidR="003E4459" w:rsidRDefault="00000000">
            <w:pPr>
              <w:spacing w:after="0" w:line="240" w:lineRule="auto"/>
            </w:pPr>
            <w:r>
              <w:rPr>
                <w:b/>
                <w:sz w:val="19"/>
                <w:szCs w:val="19"/>
              </w:rPr>
              <w:t>CPU sampler</w:t>
            </w:r>
          </w:p>
        </w:tc>
        <w:tc>
          <w:tcPr>
            <w:tcW w:w="3118" w:type="dxa"/>
          </w:tcPr>
          <w:p w14:paraId="53080FB9" w14:textId="77777777" w:rsidR="003E4459" w:rsidRDefault="00000000">
            <w:pPr>
              <w:spacing w:after="0" w:line="240" w:lineRule="auto"/>
            </w:pPr>
            <w:r>
              <w:rPr>
                <w:sz w:val="19"/>
                <w:szCs w:val="19"/>
              </w:rPr>
              <w:t>harness</w:t>
            </w:r>
          </w:p>
        </w:tc>
        <w:tc>
          <w:tcPr>
            <w:tcW w:w="4483" w:type="dxa"/>
          </w:tcPr>
          <w:p w14:paraId="77501687" w14:textId="77777777" w:rsidR="003E4459" w:rsidRDefault="00000000">
            <w:pPr>
              <w:spacing w:after="0" w:line="240" w:lineRule="auto"/>
            </w:pPr>
            <w:r>
              <w:rPr>
                <w:sz w:val="19"/>
                <w:szCs w:val="19"/>
              </w:rPr>
              <w:t xml:space="preserve">cgroup </w:t>
            </w:r>
            <w:commentRangeStart w:id="5"/>
            <w:r>
              <w:rPr>
                <w:sz w:val="19"/>
                <w:szCs w:val="19"/>
              </w:rPr>
              <w:t>CPU time of each station container</w:t>
            </w:r>
            <w:commentRangeEnd w:id="5"/>
            <w:r w:rsidR="00C416D9">
              <w:rPr>
                <w:rStyle w:val="CommentReference"/>
                <w:sz w:val="19"/>
                <w:szCs w:val="19"/>
              </w:rPr>
              <w:commentReference w:id="5"/>
            </w:r>
            <w:r>
              <w:rPr>
                <w:sz w:val="19"/>
                <w:szCs w:val="19"/>
              </w:rPr>
              <w:t>, about 10 times a second</w:t>
            </w:r>
          </w:p>
        </w:tc>
      </w:tr>
      <w:tr w:rsidR="003E4459" w14:paraId="76EBDD87" w14:textId="77777777">
        <w:trPr>
          <w:jc w:val="center"/>
        </w:trPr>
        <w:tc>
          <w:tcPr>
            <w:tcW w:w="2144" w:type="dxa"/>
            <w:shd w:val="clear" w:color="auto" w:fill="D3DFEE"/>
          </w:tcPr>
          <w:p w14:paraId="1B97283F" w14:textId="77777777" w:rsidR="003E4459" w:rsidRDefault="00000000">
            <w:pPr>
              <w:spacing w:after="0" w:line="240" w:lineRule="auto"/>
            </w:pPr>
            <w:r>
              <w:rPr>
                <w:b/>
                <w:sz w:val="19"/>
                <w:szCs w:val="19"/>
              </w:rPr>
              <w:t>Station counters and timing</w:t>
            </w:r>
          </w:p>
        </w:tc>
        <w:tc>
          <w:tcPr>
            <w:tcW w:w="3118" w:type="dxa"/>
            <w:shd w:val="clear" w:color="auto" w:fill="D3DFEE"/>
          </w:tcPr>
          <w:p w14:paraId="10EFA672" w14:textId="77777777" w:rsidR="003E4459" w:rsidRDefault="00000000">
            <w:pPr>
              <w:spacing w:after="0" w:line="240" w:lineRule="auto"/>
            </w:pPr>
            <w:r>
              <w:rPr>
                <w:sz w:val="19"/>
                <w:szCs w:val="19"/>
              </w:rPr>
              <w:t>`patches/vanetza-nap/`</w:t>
            </w:r>
          </w:p>
        </w:tc>
        <w:tc>
          <w:tcPr>
            <w:tcW w:w="4483" w:type="dxa"/>
            <w:shd w:val="clear" w:color="auto" w:fill="D3DFEE"/>
          </w:tcPr>
          <w:p w14:paraId="54D127AC" w14:textId="0C4AB9E5" w:rsidR="003E4459" w:rsidRDefault="00000000">
            <w:pPr>
              <w:spacing w:after="0" w:line="240" w:lineRule="auto"/>
            </w:pPr>
            <w:r>
              <w:rPr>
                <w:sz w:val="19"/>
                <w:szCs w:val="19"/>
              </w:rPr>
              <w:t xml:space="preserve">change timing line; counts </w:t>
            </w:r>
            <w:commentRangeStart w:id="6"/>
            <w:ins w:id="7" w:author="Bruno Sousa" w:date="2026-10-17T09:23:00Z" w16du:dateUtc="2026-10-17T08:23:00Z">
              <w:r w:rsidR="00C416D9">
                <w:rPr>
                  <w:sz w:val="19"/>
                  <w:szCs w:val="19"/>
                </w:rPr>
                <w:t xml:space="preserve">and sized </w:t>
              </w:r>
            </w:ins>
            <w:r>
              <w:rPr>
                <w:sz w:val="19"/>
                <w:szCs w:val="19"/>
              </w:rPr>
              <w:t>of signatures</w:t>
            </w:r>
            <w:commentRangeEnd w:id="6"/>
            <w:r w:rsidR="00C416D9">
              <w:rPr>
                <w:rStyle w:val="CommentReference"/>
                <w:sz w:val="19"/>
                <w:szCs w:val="19"/>
              </w:rPr>
              <w:commentReference w:id="6"/>
            </w:r>
            <w:r>
              <w:rPr>
                <w:sz w:val="19"/>
                <w:szCs w:val="19"/>
              </w:rPr>
              <w:t>,</w:t>
            </w:r>
            <w:r w:rsidR="00C416D9">
              <w:rPr>
                <w:sz w:val="19"/>
                <w:szCs w:val="19"/>
              </w:rPr>
              <w:t xml:space="preserve"> </w:t>
            </w:r>
            <w:r>
              <w:rPr>
                <w:sz w:val="19"/>
                <w:szCs w:val="19"/>
              </w:rPr>
              <w:t xml:space="preserve"> verifications, chain checks, cache misses</w:t>
            </w:r>
          </w:p>
        </w:tc>
      </w:tr>
      <w:tr w:rsidR="003E4459" w14:paraId="2A768B05" w14:textId="77777777">
        <w:trPr>
          <w:jc w:val="center"/>
        </w:trPr>
        <w:tc>
          <w:tcPr>
            <w:tcW w:w="2144" w:type="dxa"/>
          </w:tcPr>
          <w:p w14:paraId="519E8166" w14:textId="77777777" w:rsidR="003E4459" w:rsidRDefault="00000000">
            <w:pPr>
              <w:spacing w:after="0" w:line="240" w:lineRule="auto"/>
            </w:pPr>
            <w:r>
              <w:rPr>
                <w:b/>
                <w:sz w:val="19"/>
                <w:szCs w:val="19"/>
              </w:rPr>
              <w:t>Warning probe</w:t>
            </w:r>
          </w:p>
        </w:tc>
        <w:tc>
          <w:tcPr>
            <w:tcW w:w="3118" w:type="dxa"/>
          </w:tcPr>
          <w:p w14:paraId="48D6FB8C" w14:textId="77777777" w:rsidR="003E4459" w:rsidRDefault="00000000">
            <w:pPr>
              <w:spacing w:after="0" w:line="240" w:lineRule="auto"/>
            </w:pPr>
            <w:r>
              <w:rPr>
                <w:sz w:val="19"/>
                <w:szCs w:val="19"/>
              </w:rPr>
              <w:t>scenario format and harness</w:t>
            </w:r>
          </w:p>
        </w:tc>
        <w:tc>
          <w:tcPr>
            <w:tcW w:w="4483" w:type="dxa"/>
          </w:tcPr>
          <w:p w14:paraId="7A7D0D5C" w14:textId="77777777" w:rsidR="003E4459" w:rsidRDefault="00000000">
            <w:pPr>
              <w:spacing w:after="0" w:line="240" w:lineRule="auto"/>
            </w:pPr>
            <w:r>
              <w:rPr>
                <w:sz w:val="19"/>
                <w:szCs w:val="19"/>
              </w:rPr>
              <w:t>DENMs at random times; delivery per receiver</w:t>
            </w:r>
          </w:p>
        </w:tc>
      </w:tr>
      <w:tr w:rsidR="003E4459" w14:paraId="074DDCEF" w14:textId="77777777">
        <w:trPr>
          <w:jc w:val="center"/>
        </w:trPr>
        <w:tc>
          <w:tcPr>
            <w:tcW w:w="2144" w:type="dxa"/>
            <w:shd w:val="clear" w:color="auto" w:fill="D3DFEE"/>
          </w:tcPr>
          <w:p w14:paraId="20BFF764" w14:textId="77777777" w:rsidR="003E4459" w:rsidRDefault="00000000">
            <w:pPr>
              <w:spacing w:after="0" w:line="240" w:lineRule="auto"/>
            </w:pPr>
            <w:r>
              <w:rPr>
                <w:b/>
                <w:sz w:val="19"/>
                <w:szCs w:val="19"/>
              </w:rPr>
              <w:t>Sweep scenarios</w:t>
            </w:r>
          </w:p>
        </w:tc>
        <w:tc>
          <w:tcPr>
            <w:tcW w:w="3118" w:type="dxa"/>
            <w:shd w:val="clear" w:color="auto" w:fill="D3DFEE"/>
          </w:tcPr>
          <w:p w14:paraId="7F82701F" w14:textId="77777777" w:rsidR="003E4459" w:rsidRDefault="00000000">
            <w:pPr>
              <w:spacing w:after="0" w:line="240" w:lineRule="auto"/>
            </w:pPr>
            <w:r>
              <w:rPr>
                <w:sz w:val="19"/>
                <w:szCs w:val="19"/>
              </w:rPr>
              <w:t>`sim/scenarios/`</w:t>
            </w:r>
          </w:p>
        </w:tc>
        <w:tc>
          <w:tcPr>
            <w:tcW w:w="4483" w:type="dxa"/>
            <w:shd w:val="clear" w:color="auto" w:fill="D3DFEE"/>
          </w:tcPr>
          <w:p w14:paraId="4A144953" w14:textId="77777777" w:rsidR="003E4459" w:rsidRDefault="00000000">
            <w:pPr>
              <w:spacing w:after="0" w:line="240" w:lineRule="auto"/>
            </w:pPr>
            <w:r>
              <w:rPr>
                <w:sz w:val="19"/>
                <w:szCs w:val="19"/>
              </w:rPr>
              <w:t>baseline and variants of Section 4</w:t>
            </w:r>
          </w:p>
        </w:tc>
      </w:tr>
      <w:tr w:rsidR="003E4459" w14:paraId="64BEF8B2" w14:textId="77777777">
        <w:trPr>
          <w:jc w:val="center"/>
        </w:trPr>
        <w:tc>
          <w:tcPr>
            <w:tcW w:w="2144" w:type="dxa"/>
          </w:tcPr>
          <w:p w14:paraId="51215FE4" w14:textId="77777777" w:rsidR="003E4459" w:rsidRDefault="00000000">
            <w:pPr>
              <w:spacing w:after="0" w:line="240" w:lineRule="auto"/>
            </w:pPr>
            <w:r>
              <w:rPr>
                <w:b/>
                <w:sz w:val="19"/>
                <w:szCs w:val="19"/>
              </w:rPr>
              <w:t>Metrics and report</w:t>
            </w:r>
          </w:p>
        </w:tc>
        <w:tc>
          <w:tcPr>
            <w:tcW w:w="3118" w:type="dxa"/>
          </w:tcPr>
          <w:p w14:paraId="086887F8" w14:textId="77777777" w:rsidR="003E4459" w:rsidRDefault="00000000">
            <w:pPr>
              <w:spacing w:after="0" w:line="240" w:lineRule="auto"/>
            </w:pPr>
            <w:r>
              <w:rPr>
                <w:sz w:val="19"/>
                <w:szCs w:val="19"/>
              </w:rPr>
              <w:t>`sim/vnapsim/check.py`, `service/vnapapi/report.py`</w:t>
            </w:r>
          </w:p>
        </w:tc>
        <w:tc>
          <w:tcPr>
            <w:tcW w:w="4483" w:type="dxa"/>
          </w:tcPr>
          <w:p w14:paraId="2D34FC47" w14:textId="77777777" w:rsidR="003E4459" w:rsidRDefault="00000000">
            <w:pPr>
              <w:spacing w:after="0" w:line="240" w:lineRule="auto"/>
            </w:pPr>
            <w:r>
              <w:rPr>
                <w:sz w:val="19"/>
                <w:szCs w:val="19"/>
              </w:rPr>
              <w:t>Section 7</w:t>
            </w:r>
          </w:p>
        </w:tc>
      </w:tr>
      <w:tr w:rsidR="003E4459" w14:paraId="186D3891" w14:textId="77777777">
        <w:trPr>
          <w:jc w:val="center"/>
        </w:trPr>
        <w:tc>
          <w:tcPr>
            <w:tcW w:w="2144" w:type="dxa"/>
            <w:shd w:val="clear" w:color="auto" w:fill="D3DFEE"/>
          </w:tcPr>
          <w:p w14:paraId="0D57BAC1" w14:textId="77777777" w:rsidR="003E4459" w:rsidRDefault="00000000">
            <w:pPr>
              <w:spacing w:after="0" w:line="240" w:lineRule="auto"/>
            </w:pPr>
            <w:r>
              <w:rPr>
                <w:b/>
                <w:sz w:val="19"/>
                <w:szCs w:val="19"/>
              </w:rPr>
              <w:t>Batch runner</w:t>
            </w:r>
          </w:p>
        </w:tc>
        <w:tc>
          <w:tcPr>
            <w:tcW w:w="3118" w:type="dxa"/>
            <w:shd w:val="clear" w:color="auto" w:fill="D3DFEE"/>
          </w:tcPr>
          <w:p w14:paraId="79A43BC7" w14:textId="77777777" w:rsidR="003E4459" w:rsidRDefault="00000000">
            <w:pPr>
              <w:spacing w:after="0" w:line="240" w:lineRule="auto"/>
            </w:pPr>
            <w:r>
              <w:rPr>
                <w:sz w:val="19"/>
                <w:szCs w:val="19"/>
              </w:rPr>
              <w:t>`sim/arena/`, shared with the adversarial agents design</w:t>
            </w:r>
          </w:p>
        </w:tc>
        <w:tc>
          <w:tcPr>
            <w:tcW w:w="4483" w:type="dxa"/>
            <w:shd w:val="clear" w:color="auto" w:fill="D3DFEE"/>
          </w:tcPr>
          <w:p w14:paraId="2C962DF1" w14:textId="77777777" w:rsidR="003E4459" w:rsidRDefault="00000000">
            <w:pPr>
              <w:spacing w:after="0" w:line="240" w:lineRule="auto"/>
            </w:pPr>
            <w:r>
              <w:rPr>
                <w:sz w:val="19"/>
                <w:szCs w:val="19"/>
              </w:rPr>
              <w:t>one scenario over a seed list with overrides</w:t>
            </w:r>
          </w:p>
        </w:tc>
      </w:tr>
      <w:tr w:rsidR="003E4459" w14:paraId="6F9FA4FF" w14:textId="77777777">
        <w:trPr>
          <w:jc w:val="center"/>
        </w:trPr>
        <w:tc>
          <w:tcPr>
            <w:tcW w:w="2144" w:type="dxa"/>
          </w:tcPr>
          <w:p w14:paraId="311FC720" w14:textId="77777777" w:rsidR="003E4459" w:rsidRDefault="00000000">
            <w:pPr>
              <w:spacing w:after="0" w:line="240" w:lineRule="auto"/>
            </w:pPr>
            <w:r>
              <w:rPr>
                <w:b/>
                <w:sz w:val="19"/>
                <w:szCs w:val="19"/>
              </w:rPr>
              <w:t>Guessing attacker</w:t>
            </w:r>
          </w:p>
        </w:tc>
        <w:tc>
          <w:tcPr>
            <w:tcW w:w="3118" w:type="dxa"/>
          </w:tcPr>
          <w:p w14:paraId="2B26F629" w14:textId="77777777" w:rsidR="003E4459" w:rsidRDefault="00000000">
            <w:pPr>
              <w:spacing w:after="0" w:line="240" w:lineRule="auto"/>
            </w:pPr>
            <w:r>
              <w:rPr>
                <w:sz w:val="19"/>
                <w:szCs w:val="19"/>
              </w:rPr>
              <w:t>`sim/images/eavesdropper/linkers/`</w:t>
            </w:r>
          </w:p>
        </w:tc>
        <w:tc>
          <w:tcPr>
            <w:tcW w:w="4483" w:type="dxa"/>
          </w:tcPr>
          <w:p w14:paraId="10BE4D14" w14:textId="77777777" w:rsidR="003E4459" w:rsidRDefault="00000000">
            <w:pPr>
              <w:spacing w:after="0" w:line="240" w:lineRule="auto"/>
            </w:pPr>
            <w:r>
              <w:rPr>
                <w:sz w:val="19"/>
                <w:szCs w:val="19"/>
              </w:rPr>
              <w:t>links each new pseudonym to a random silent track</w:t>
            </w:r>
          </w:p>
        </w:tc>
      </w:tr>
      <w:tr w:rsidR="003E4459" w14:paraId="51FD3F9B" w14:textId="77777777">
        <w:trPr>
          <w:jc w:val="center"/>
        </w:trPr>
        <w:tc>
          <w:tcPr>
            <w:tcW w:w="2144" w:type="dxa"/>
            <w:shd w:val="clear" w:color="auto" w:fill="D3DFEE"/>
          </w:tcPr>
          <w:p w14:paraId="5A89B555" w14:textId="77777777" w:rsidR="003E4459" w:rsidRDefault="00000000">
            <w:pPr>
              <w:spacing w:after="0" w:line="240" w:lineRule="auto"/>
            </w:pPr>
            <w:r>
              <w:rPr>
                <w:b/>
                <w:sz w:val="19"/>
                <w:szCs w:val="19"/>
              </w:rPr>
              <w:t>Joint analysis</w:t>
            </w:r>
          </w:p>
        </w:tc>
        <w:tc>
          <w:tcPr>
            <w:tcW w:w="3118" w:type="dxa"/>
            <w:shd w:val="clear" w:color="auto" w:fill="D3DFEE"/>
          </w:tcPr>
          <w:p w14:paraId="6FFE70E4" w14:textId="77777777" w:rsidR="003E4459" w:rsidRDefault="00000000">
            <w:pPr>
              <w:spacing w:after="0" w:line="240" w:lineRule="auto"/>
            </w:pPr>
            <w:r>
              <w:rPr>
                <w:sz w:val="19"/>
                <w:szCs w:val="19"/>
              </w:rPr>
              <w:t>`sim/vnapsim/frontier.py`</w:t>
            </w:r>
          </w:p>
        </w:tc>
        <w:tc>
          <w:tcPr>
            <w:tcW w:w="4483" w:type="dxa"/>
            <w:shd w:val="clear" w:color="auto" w:fill="D3DFEE"/>
          </w:tcPr>
          <w:p w14:paraId="0F3DD411" w14:textId="77777777" w:rsidR="003E4459" w:rsidRDefault="00000000">
            <w:pPr>
              <w:spacing w:after="0" w:line="240" w:lineRule="auto"/>
            </w:pPr>
            <w:r>
              <w:rPr>
                <w:sz w:val="19"/>
                <w:szCs w:val="19"/>
              </w:rPr>
              <w:t>bootstrap intervals, frontier per condition, sensitivity, charts and the result table</w:t>
            </w:r>
          </w:p>
        </w:tc>
      </w:tr>
      <w:tr w:rsidR="003E4459" w14:paraId="00C62CFD" w14:textId="77777777">
        <w:trPr>
          <w:jc w:val="center"/>
        </w:trPr>
        <w:tc>
          <w:tcPr>
            <w:tcW w:w="2144" w:type="dxa"/>
          </w:tcPr>
          <w:p w14:paraId="7B7DF652" w14:textId="77777777" w:rsidR="003E4459" w:rsidRDefault="00000000">
            <w:pPr>
              <w:spacing w:after="0" w:line="240" w:lineRule="auto"/>
            </w:pPr>
            <w:r>
              <w:rPr>
                <w:b/>
                <w:sz w:val="19"/>
                <w:szCs w:val="19"/>
              </w:rPr>
              <w:t>8-vehicle scenario</w:t>
            </w:r>
          </w:p>
        </w:tc>
        <w:tc>
          <w:tcPr>
            <w:tcW w:w="3118" w:type="dxa"/>
          </w:tcPr>
          <w:p w14:paraId="2A5F9FE7" w14:textId="77777777" w:rsidR="003E4459" w:rsidRDefault="00000000">
            <w:pPr>
              <w:spacing w:after="0" w:line="240" w:lineRule="auto"/>
            </w:pPr>
            <w:r>
              <w:rPr>
                <w:sz w:val="19"/>
                <w:szCs w:val="19"/>
              </w:rPr>
              <w:t>`sim/scenarios/`</w:t>
            </w:r>
          </w:p>
        </w:tc>
        <w:tc>
          <w:tcPr>
            <w:tcW w:w="4483" w:type="dxa"/>
          </w:tcPr>
          <w:p w14:paraId="31861AFD" w14:textId="77777777" w:rsidR="003E4459" w:rsidRDefault="00000000">
            <w:pPr>
              <w:spacing w:after="0" w:line="240" w:lineRule="auto"/>
            </w:pPr>
            <w:r>
              <w:rPr>
                <w:sz w:val="19"/>
                <w:szCs w:val="19"/>
              </w:rPr>
              <w:t>the crossing with 8 vehicles</w:t>
            </w:r>
          </w:p>
        </w:tc>
      </w:tr>
    </w:tbl>
    <w:p w14:paraId="4DB8878D" w14:textId="77777777" w:rsidR="003E4459" w:rsidRDefault="003E4459"/>
    <w:p w14:paraId="3B351B6B" w14:textId="77777777" w:rsidR="003E4459" w:rsidRDefault="00000000">
      <w:pPr>
        <w:pStyle w:val="Heading1"/>
      </w:pPr>
      <w:r>
        <w:t>11. Phases</w:t>
      </w:r>
    </w:p>
    <w:tbl>
      <w:tblPr>
        <w:tblW w:w="9744"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974"/>
        <w:gridCol w:w="4385"/>
        <w:gridCol w:w="4385"/>
      </w:tblGrid>
      <w:tr w:rsidR="003E4459" w14:paraId="6FBD44D1" w14:textId="77777777">
        <w:trPr>
          <w:tblHeader/>
          <w:jc w:val="center"/>
        </w:trPr>
        <w:tc>
          <w:tcPr>
            <w:tcW w:w="974" w:type="dxa"/>
            <w:tcBorders>
              <w:bottom w:val="single" w:sz="18" w:space="0" w:color="4F81BD"/>
            </w:tcBorders>
          </w:tcPr>
          <w:p w14:paraId="7F69AC16" w14:textId="77777777" w:rsidR="003E4459" w:rsidRDefault="00000000">
            <w:pPr>
              <w:spacing w:after="0" w:line="240" w:lineRule="auto"/>
            </w:pPr>
            <w:r>
              <w:rPr>
                <w:b/>
                <w:sz w:val="19"/>
                <w:szCs w:val="19"/>
              </w:rPr>
              <w:t>Phase</w:t>
            </w:r>
          </w:p>
        </w:tc>
        <w:tc>
          <w:tcPr>
            <w:tcW w:w="4385" w:type="dxa"/>
            <w:tcBorders>
              <w:bottom w:val="single" w:sz="18" w:space="0" w:color="4F81BD"/>
            </w:tcBorders>
          </w:tcPr>
          <w:p w14:paraId="13FBCE7E" w14:textId="77777777" w:rsidR="003E4459" w:rsidRDefault="00000000">
            <w:pPr>
              <w:spacing w:after="0" w:line="240" w:lineRule="auto"/>
            </w:pPr>
            <w:r>
              <w:rPr>
                <w:b/>
                <w:sz w:val="19"/>
                <w:szCs w:val="19"/>
              </w:rPr>
              <w:t>Content</w:t>
            </w:r>
          </w:p>
        </w:tc>
        <w:tc>
          <w:tcPr>
            <w:tcW w:w="4385" w:type="dxa"/>
            <w:tcBorders>
              <w:bottom w:val="single" w:sz="18" w:space="0" w:color="4F81BD"/>
            </w:tcBorders>
          </w:tcPr>
          <w:p w14:paraId="3E2D6D0C" w14:textId="77777777" w:rsidR="003E4459" w:rsidRDefault="00000000">
            <w:pPr>
              <w:spacing w:after="0" w:line="240" w:lineRule="auto"/>
            </w:pPr>
            <w:r>
              <w:rPr>
                <w:b/>
                <w:sz w:val="19"/>
                <w:szCs w:val="19"/>
              </w:rPr>
              <w:t>Done when</w:t>
            </w:r>
          </w:p>
        </w:tc>
      </w:tr>
      <w:tr w:rsidR="003E4459" w14:paraId="2587EEE7" w14:textId="77777777">
        <w:trPr>
          <w:jc w:val="center"/>
        </w:trPr>
        <w:tc>
          <w:tcPr>
            <w:tcW w:w="974" w:type="dxa"/>
            <w:shd w:val="clear" w:color="auto" w:fill="D3DFEE"/>
          </w:tcPr>
          <w:p w14:paraId="4B05EF80" w14:textId="77777777" w:rsidR="003E4459" w:rsidRDefault="00000000">
            <w:pPr>
              <w:spacing w:after="0" w:line="240" w:lineRule="auto"/>
            </w:pPr>
            <w:r>
              <w:rPr>
                <w:b/>
                <w:sz w:val="19"/>
                <w:szCs w:val="19"/>
              </w:rPr>
              <w:t>1</w:t>
            </w:r>
          </w:p>
        </w:tc>
        <w:tc>
          <w:tcPr>
            <w:tcW w:w="4385" w:type="dxa"/>
            <w:shd w:val="clear" w:color="auto" w:fill="D3DFEE"/>
          </w:tcPr>
          <w:p w14:paraId="3DC1D8CB" w14:textId="77777777" w:rsidR="003E4459" w:rsidRDefault="00000000">
            <w:pPr>
              <w:spacing w:after="0" w:line="240" w:lineRule="auto"/>
            </w:pPr>
            <w:r>
              <w:rPr>
                <w:sz w:val="19"/>
                <w:szCs w:val="19"/>
              </w:rPr>
              <w:t>position recorder; disruption analysis from `messages.jsonl` (gap, position error, stale time, ghost time)</w:t>
            </w:r>
          </w:p>
        </w:tc>
        <w:tc>
          <w:tcPr>
            <w:tcW w:w="4385" w:type="dxa"/>
            <w:shd w:val="clear" w:color="auto" w:fill="D3DFEE"/>
          </w:tcPr>
          <w:p w14:paraId="50A6AEAC" w14:textId="77777777" w:rsidR="003E4459" w:rsidRDefault="00000000">
            <w:pPr>
              <w:spacing w:after="0" w:line="240" w:lineRule="auto"/>
            </w:pPr>
            <w:r>
              <w:rPr>
                <w:sz w:val="19"/>
                <w:szCs w:val="19"/>
              </w:rPr>
              <w:t>on a run without a silent period, every gap is at most two CAM intervals; with a silent period, gaps match the logged silent periods</w:t>
            </w:r>
          </w:p>
        </w:tc>
      </w:tr>
      <w:tr w:rsidR="003E4459" w14:paraId="256C7E5D" w14:textId="77777777">
        <w:trPr>
          <w:jc w:val="center"/>
        </w:trPr>
        <w:tc>
          <w:tcPr>
            <w:tcW w:w="974" w:type="dxa"/>
          </w:tcPr>
          <w:p w14:paraId="6AE4D567" w14:textId="77777777" w:rsidR="003E4459" w:rsidRDefault="00000000">
            <w:pPr>
              <w:spacing w:after="0" w:line="240" w:lineRule="auto"/>
            </w:pPr>
            <w:r>
              <w:rPr>
                <w:b/>
                <w:sz w:val="19"/>
                <w:szCs w:val="19"/>
              </w:rPr>
              <w:t>2</w:t>
            </w:r>
          </w:p>
        </w:tc>
        <w:tc>
          <w:tcPr>
            <w:tcW w:w="4385" w:type="dxa"/>
          </w:tcPr>
          <w:p w14:paraId="67DBC72D" w14:textId="77777777" w:rsidR="003E4459" w:rsidRDefault="00000000">
            <w:pPr>
              <w:spacing w:after="0" w:line="240" w:lineRule="auto"/>
            </w:pPr>
            <w:r>
              <w:rPr>
                <w:sz w:val="19"/>
                <w:szCs w:val="19"/>
              </w:rPr>
              <w:t>verification collector; warning probe</w:t>
            </w:r>
          </w:p>
        </w:tc>
        <w:tc>
          <w:tcPr>
            <w:tcW w:w="4385" w:type="dxa"/>
          </w:tcPr>
          <w:p w14:paraId="757505CD" w14:textId="77777777" w:rsidR="003E4459" w:rsidRDefault="00000000">
            <w:pPr>
              <w:spacing w:after="0" w:line="240" w:lineRule="auto"/>
            </w:pPr>
            <w:r>
              <w:rPr>
                <w:sz w:val="19"/>
                <w:szCs w:val="19"/>
              </w:rPr>
              <w:t>probe warnings during silent periods are reported lost or delayed, the others delivered</w:t>
            </w:r>
          </w:p>
        </w:tc>
      </w:tr>
      <w:tr w:rsidR="003E4459" w14:paraId="34964738" w14:textId="77777777">
        <w:trPr>
          <w:jc w:val="center"/>
        </w:trPr>
        <w:tc>
          <w:tcPr>
            <w:tcW w:w="974" w:type="dxa"/>
            <w:shd w:val="clear" w:color="auto" w:fill="D3DFEE"/>
          </w:tcPr>
          <w:p w14:paraId="4E38770C" w14:textId="77777777" w:rsidR="003E4459" w:rsidRDefault="00000000">
            <w:pPr>
              <w:spacing w:after="0" w:line="240" w:lineRule="auto"/>
            </w:pPr>
            <w:r>
              <w:rPr>
                <w:b/>
                <w:sz w:val="19"/>
                <w:szCs w:val="19"/>
              </w:rPr>
              <w:t>3</w:t>
            </w:r>
          </w:p>
        </w:tc>
        <w:tc>
          <w:tcPr>
            <w:tcW w:w="4385" w:type="dxa"/>
            <w:shd w:val="clear" w:color="auto" w:fill="D3DFEE"/>
          </w:tcPr>
          <w:p w14:paraId="673BE937" w14:textId="77777777" w:rsidR="003E4459" w:rsidRDefault="00000000">
            <w:pPr>
              <w:spacing w:after="0" w:line="240" w:lineRule="auto"/>
            </w:pPr>
            <w:r>
              <w:rPr>
                <w:sz w:val="19"/>
                <w:szCs w:val="19"/>
              </w:rPr>
              <w:t>CPU sampler; baseline and sweep on the two scenarios</w:t>
            </w:r>
          </w:p>
        </w:tc>
        <w:tc>
          <w:tcPr>
            <w:tcW w:w="4385" w:type="dxa"/>
            <w:shd w:val="clear" w:color="auto" w:fill="D3DFEE"/>
          </w:tcPr>
          <w:p w14:paraId="006EC55E" w14:textId="77777777" w:rsidR="003E4459" w:rsidRDefault="00000000">
            <w:pPr>
              <w:spacing w:after="0" w:line="240" w:lineRule="auto"/>
            </w:pPr>
            <w:r>
              <w:rPr>
                <w:sz w:val="19"/>
                <w:szCs w:val="19"/>
              </w:rPr>
              <w:t>cost-per-change slopes with their spread over seeds</w:t>
            </w:r>
          </w:p>
        </w:tc>
      </w:tr>
      <w:tr w:rsidR="003E4459" w14:paraId="1C094502" w14:textId="77777777">
        <w:trPr>
          <w:jc w:val="center"/>
        </w:trPr>
        <w:tc>
          <w:tcPr>
            <w:tcW w:w="974" w:type="dxa"/>
          </w:tcPr>
          <w:p w14:paraId="0436FF4C" w14:textId="77777777" w:rsidR="003E4459" w:rsidRDefault="00000000">
            <w:pPr>
              <w:spacing w:after="0" w:line="240" w:lineRule="auto"/>
            </w:pPr>
            <w:r>
              <w:rPr>
                <w:b/>
                <w:sz w:val="19"/>
                <w:szCs w:val="19"/>
              </w:rPr>
              <w:t>4</w:t>
            </w:r>
          </w:p>
        </w:tc>
        <w:tc>
          <w:tcPr>
            <w:tcW w:w="4385" w:type="dxa"/>
          </w:tcPr>
          <w:p w14:paraId="4CECBE51" w14:textId="77777777" w:rsidR="003E4459" w:rsidRDefault="00000000">
            <w:pPr>
              <w:spacing w:after="0" w:line="240" w:lineRule="auto"/>
            </w:pPr>
            <w:r>
              <w:rPr>
                <w:sz w:val="19"/>
                <w:szCs w:val="19"/>
              </w:rPr>
              <w:t>station counters and timing (new image tag)</w:t>
            </w:r>
          </w:p>
        </w:tc>
        <w:tc>
          <w:tcPr>
            <w:tcW w:w="4385" w:type="dxa"/>
          </w:tcPr>
          <w:p w14:paraId="314E185C" w14:textId="77777777" w:rsidR="003E4459" w:rsidRDefault="00000000">
            <w:pPr>
              <w:spacing w:after="0" w:line="240" w:lineRule="auto"/>
            </w:pPr>
            <w:r>
              <w:rPr>
                <w:sz w:val="19"/>
                <w:szCs w:val="19"/>
              </w:rPr>
              <w:t>counts per change and refill in `overhead.json`</w:t>
            </w:r>
          </w:p>
        </w:tc>
      </w:tr>
      <w:tr w:rsidR="003E4459" w14:paraId="68F5E8CE" w14:textId="77777777">
        <w:trPr>
          <w:jc w:val="center"/>
        </w:trPr>
        <w:tc>
          <w:tcPr>
            <w:tcW w:w="974" w:type="dxa"/>
            <w:shd w:val="clear" w:color="auto" w:fill="D3DFEE"/>
          </w:tcPr>
          <w:p w14:paraId="2AA9316C" w14:textId="77777777" w:rsidR="003E4459" w:rsidRDefault="00000000">
            <w:pPr>
              <w:spacing w:after="0" w:line="240" w:lineRule="auto"/>
            </w:pPr>
            <w:r>
              <w:rPr>
                <w:b/>
                <w:sz w:val="19"/>
                <w:szCs w:val="19"/>
              </w:rPr>
              <w:lastRenderedPageBreak/>
              <w:t>5</w:t>
            </w:r>
          </w:p>
        </w:tc>
        <w:tc>
          <w:tcPr>
            <w:tcW w:w="4385" w:type="dxa"/>
            <w:shd w:val="clear" w:color="auto" w:fill="D3DFEE"/>
          </w:tcPr>
          <w:p w14:paraId="37D9D1F4" w14:textId="77777777" w:rsidR="003E4459" w:rsidRDefault="00000000">
            <w:pPr>
              <w:spacing w:after="0" w:line="240" w:lineRule="auto"/>
            </w:pPr>
            <w:r>
              <w:rPr>
                <w:sz w:val="19"/>
                <w:szCs w:val="19"/>
              </w:rPr>
              <w:t>metrics, report section, Results tab; a test summary in `results/`</w:t>
            </w:r>
          </w:p>
        </w:tc>
        <w:tc>
          <w:tcPr>
            <w:tcW w:w="4385" w:type="dxa"/>
            <w:shd w:val="clear" w:color="auto" w:fill="D3DFEE"/>
          </w:tcPr>
          <w:p w14:paraId="3A584FB0" w14:textId="77777777" w:rsidR="003E4459" w:rsidRDefault="00000000">
            <w:pPr>
              <w:spacing w:after="0" w:line="240" w:lineRule="auto"/>
            </w:pPr>
            <w:r>
              <w:rPr>
                <w:sz w:val="19"/>
                <w:szCs w:val="19"/>
              </w:rPr>
              <w:t>the sweep reported in the form of the existing summaries</w:t>
            </w:r>
          </w:p>
        </w:tc>
      </w:tr>
      <w:tr w:rsidR="003E4459" w14:paraId="0872179C" w14:textId="77777777">
        <w:trPr>
          <w:jc w:val="center"/>
        </w:trPr>
        <w:tc>
          <w:tcPr>
            <w:tcW w:w="974" w:type="dxa"/>
          </w:tcPr>
          <w:p w14:paraId="3CF106D2" w14:textId="77777777" w:rsidR="003E4459" w:rsidRDefault="00000000">
            <w:pPr>
              <w:spacing w:after="0" w:line="240" w:lineRule="auto"/>
            </w:pPr>
            <w:r>
              <w:rPr>
                <w:b/>
                <w:sz w:val="19"/>
                <w:szCs w:val="19"/>
              </w:rPr>
              <w:t>6</w:t>
            </w:r>
          </w:p>
        </w:tc>
        <w:tc>
          <w:tcPr>
            <w:tcW w:w="4385" w:type="dxa"/>
          </w:tcPr>
          <w:p w14:paraId="059F73EB" w14:textId="77777777" w:rsidR="003E4459" w:rsidRDefault="00000000">
            <w:pPr>
              <w:spacing w:after="0" w:line="240" w:lineRule="auto"/>
            </w:pPr>
            <w:r>
              <w:rPr>
                <w:sz w:val="19"/>
                <w:szCs w:val="19"/>
              </w:rPr>
              <w:t>joint experiment: guessing attacker, joint analysis, pilot</w:t>
            </w:r>
          </w:p>
        </w:tc>
        <w:tc>
          <w:tcPr>
            <w:tcW w:w="4385" w:type="dxa"/>
          </w:tcPr>
          <w:p w14:paraId="512EB8BD" w14:textId="77777777" w:rsidR="003E4459" w:rsidRDefault="00000000">
            <w:pPr>
              <w:spacing w:after="0" w:line="240" w:lineRule="auto"/>
            </w:pPr>
            <w:r>
              <w:rPr>
                <w:sz w:val="19"/>
                <w:szCs w:val="19"/>
              </w:rPr>
              <w:t>the seed count per cell is settled</w:t>
            </w:r>
          </w:p>
        </w:tc>
      </w:tr>
      <w:tr w:rsidR="003E4459" w14:paraId="4F70024B" w14:textId="77777777">
        <w:trPr>
          <w:jc w:val="center"/>
        </w:trPr>
        <w:tc>
          <w:tcPr>
            <w:tcW w:w="974" w:type="dxa"/>
            <w:shd w:val="clear" w:color="auto" w:fill="D3DFEE"/>
          </w:tcPr>
          <w:p w14:paraId="1C007332" w14:textId="77777777" w:rsidR="003E4459" w:rsidRDefault="00000000">
            <w:pPr>
              <w:spacing w:after="0" w:line="240" w:lineRule="auto"/>
            </w:pPr>
            <w:r>
              <w:rPr>
                <w:b/>
                <w:sz w:val="19"/>
                <w:szCs w:val="19"/>
              </w:rPr>
              <w:t>7</w:t>
            </w:r>
          </w:p>
        </w:tc>
        <w:tc>
          <w:tcPr>
            <w:tcW w:w="4385" w:type="dxa"/>
            <w:shd w:val="clear" w:color="auto" w:fill="D3DFEE"/>
          </w:tcPr>
          <w:p w14:paraId="58500F7E" w14:textId="77777777" w:rsidR="003E4459" w:rsidRDefault="00000000">
            <w:pPr>
              <w:spacing w:after="0" w:line="240" w:lineRule="auto"/>
            </w:pPr>
            <w:r>
              <w:rPr>
                <w:sz w:val="19"/>
                <w:szCs w:val="19"/>
              </w:rPr>
              <w:t>joint experiment: stages A and B, analysis, test summary</w:t>
            </w:r>
          </w:p>
        </w:tc>
        <w:tc>
          <w:tcPr>
            <w:tcW w:w="4385" w:type="dxa"/>
            <w:shd w:val="clear" w:color="auto" w:fill="D3DFEE"/>
          </w:tcPr>
          <w:p w14:paraId="126F35CF" w14:textId="77777777" w:rsidR="003E4459" w:rsidRDefault="00000000">
            <w:pPr>
              <w:spacing w:after="0" w:line="240" w:lineRule="auto"/>
            </w:pPr>
            <w:r>
              <w:rPr>
                <w:sz w:val="19"/>
                <w:szCs w:val="19"/>
              </w:rPr>
              <w:t>the frontier per condition and the hypotheses reported, with intervals and sensitivity</w:t>
            </w:r>
          </w:p>
        </w:tc>
      </w:tr>
    </w:tbl>
    <w:p w14:paraId="1714C4A6" w14:textId="77777777" w:rsidR="003E4459" w:rsidRDefault="003E4459"/>
    <w:p w14:paraId="12C8E023" w14:textId="77777777" w:rsidR="003E4459" w:rsidRDefault="00000000">
      <w:r>
        <w:t>Phases 1 to 3 need no new station image. Phases 6 and 7 can start after phase 3 with the measures that need no new image; the counts of phase 4 are then added by re-analysis where the data allows, or by rerunning.</w:t>
      </w:r>
    </w:p>
    <w:p w14:paraId="3F4B4B4C" w14:textId="77777777" w:rsidR="003E4459" w:rsidRDefault="00000000">
      <w:pPr>
        <w:pStyle w:val="Heading1"/>
      </w:pPr>
      <w:r>
        <w:t>12. Limits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949"/>
        <w:gridCol w:w="3898"/>
        <w:gridCol w:w="3898"/>
      </w:tblGrid>
      <w:tr w:rsidR="003E4459" w14:paraId="2FB6B9C1" w14:textId="77777777">
        <w:trPr>
          <w:tblHeader/>
          <w:jc w:val="center"/>
        </w:trPr>
        <w:tc>
          <w:tcPr>
            <w:tcW w:w="1949" w:type="dxa"/>
            <w:tcBorders>
              <w:bottom w:val="single" w:sz="18" w:space="0" w:color="4F81BD"/>
            </w:tcBorders>
          </w:tcPr>
          <w:p w14:paraId="46947F5F" w14:textId="77777777" w:rsidR="003E4459" w:rsidRDefault="00000000">
            <w:pPr>
              <w:spacing w:after="0" w:line="240" w:lineRule="auto"/>
            </w:pPr>
            <w:r>
              <w:rPr>
                <w:b/>
                <w:sz w:val="19"/>
                <w:szCs w:val="19"/>
              </w:rPr>
              <w:t>Limit</w:t>
            </w:r>
          </w:p>
        </w:tc>
        <w:tc>
          <w:tcPr>
            <w:tcW w:w="3898" w:type="dxa"/>
            <w:tcBorders>
              <w:bottom w:val="single" w:sz="18" w:space="0" w:color="4F81BD"/>
            </w:tcBorders>
          </w:tcPr>
          <w:p w14:paraId="49E73468" w14:textId="77777777" w:rsidR="003E4459" w:rsidRDefault="00000000">
            <w:pPr>
              <w:spacing w:after="0" w:line="240" w:lineRule="auto"/>
            </w:pPr>
            <w:r>
              <w:rPr>
                <w:b/>
                <w:sz w:val="19"/>
                <w:szCs w:val="19"/>
              </w:rPr>
              <w:t>Effect</w:t>
            </w:r>
          </w:p>
        </w:tc>
        <w:tc>
          <w:tcPr>
            <w:tcW w:w="3898" w:type="dxa"/>
            <w:tcBorders>
              <w:bottom w:val="single" w:sz="18" w:space="0" w:color="4F81BD"/>
            </w:tcBorders>
          </w:tcPr>
          <w:p w14:paraId="45D24BE7" w14:textId="77777777" w:rsidR="003E4459" w:rsidRDefault="00000000">
            <w:pPr>
              <w:spacing w:after="0" w:line="240" w:lineRule="auto"/>
            </w:pPr>
            <w:r>
              <w:rPr>
                <w:b/>
                <w:sz w:val="19"/>
                <w:szCs w:val="19"/>
              </w:rPr>
              <w:t>How to read the results</w:t>
            </w:r>
          </w:p>
        </w:tc>
      </w:tr>
      <w:tr w:rsidR="003E4459" w14:paraId="0A6937D8" w14:textId="77777777">
        <w:trPr>
          <w:jc w:val="center"/>
        </w:trPr>
        <w:tc>
          <w:tcPr>
            <w:tcW w:w="1949" w:type="dxa"/>
            <w:shd w:val="clear" w:color="auto" w:fill="D3DFEE"/>
          </w:tcPr>
          <w:p w14:paraId="1000FCFB" w14:textId="77777777" w:rsidR="003E4459" w:rsidRDefault="00000000">
            <w:pPr>
              <w:spacing w:after="0" w:line="240" w:lineRule="auto"/>
            </w:pPr>
            <w:r>
              <w:rPr>
                <w:b/>
                <w:sz w:val="19"/>
                <w:szCs w:val="19"/>
              </w:rPr>
              <w:t>Lossless link</w:t>
            </w:r>
          </w:p>
        </w:tc>
        <w:tc>
          <w:tcPr>
            <w:tcW w:w="3898" w:type="dxa"/>
            <w:shd w:val="clear" w:color="auto" w:fill="D3DFEE"/>
          </w:tcPr>
          <w:p w14:paraId="10F5D0D3" w14:textId="77777777" w:rsidR="003E4459" w:rsidRDefault="00000000">
            <w:pPr>
              <w:spacing w:after="0" w:line="240" w:lineRule="auto"/>
            </w:pPr>
            <w:r>
              <w:rPr>
                <w:sz w:val="19"/>
                <w:szCs w:val="19"/>
              </w:rPr>
              <w:t>no packet loss, congestion or range; one reference receiver hears what all hear</w:t>
            </w:r>
          </w:p>
        </w:tc>
        <w:tc>
          <w:tcPr>
            <w:tcW w:w="3898" w:type="dxa"/>
            <w:shd w:val="clear" w:color="auto" w:fill="D3DFEE"/>
          </w:tcPr>
          <w:p w14:paraId="4158E580" w14:textId="77777777" w:rsidR="003E4459" w:rsidRDefault="00000000">
            <w:pPr>
              <w:spacing w:after="0" w:line="240" w:lineRule="auto"/>
            </w:pPr>
            <w:r>
              <w:rPr>
                <w:sz w:val="19"/>
                <w:szCs w:val="19"/>
              </w:rPr>
              <w:t>measured disruption is the part caused by the change, a lower bound of what a road would show</w:t>
            </w:r>
          </w:p>
        </w:tc>
      </w:tr>
      <w:tr w:rsidR="003E4459" w14:paraId="701D57D8" w14:textId="77777777">
        <w:trPr>
          <w:jc w:val="center"/>
        </w:trPr>
        <w:tc>
          <w:tcPr>
            <w:tcW w:w="1949" w:type="dxa"/>
          </w:tcPr>
          <w:p w14:paraId="019012DE" w14:textId="77777777" w:rsidR="003E4459" w:rsidRDefault="00000000">
            <w:pPr>
              <w:spacing w:after="0" w:line="240" w:lineRule="auto"/>
            </w:pPr>
            <w:r>
              <w:rPr>
                <w:b/>
                <w:sz w:val="19"/>
                <w:szCs w:val="19"/>
              </w:rPr>
              <w:t>Shared CPUs</w:t>
            </w:r>
          </w:p>
        </w:tc>
        <w:tc>
          <w:tcPr>
            <w:tcW w:w="3898" w:type="dxa"/>
          </w:tcPr>
          <w:p w14:paraId="0F30875F" w14:textId="77777777" w:rsidR="003E4459" w:rsidRDefault="00000000">
            <w:pPr>
              <w:spacing w:after="0" w:line="240" w:lineRule="auto"/>
            </w:pPr>
            <w:r>
              <w:rPr>
                <w:sz w:val="19"/>
                <w:szCs w:val="19"/>
              </w:rPr>
              <w:t>times depend on the host and the other containers</w:t>
            </w:r>
          </w:p>
        </w:tc>
        <w:tc>
          <w:tcPr>
            <w:tcW w:w="3898" w:type="dxa"/>
          </w:tcPr>
          <w:p w14:paraId="53C60E3F" w14:textId="77777777" w:rsidR="003E4459" w:rsidRDefault="00000000">
            <w:pPr>
              <w:spacing w:after="0" w:line="240" w:lineRule="auto"/>
            </w:pPr>
            <w:r>
              <w:rPr>
                <w:sz w:val="19"/>
                <w:szCs w:val="19"/>
              </w:rPr>
              <w:t>compare variants on one host; carry over through the operation counts</w:t>
            </w:r>
          </w:p>
        </w:tc>
      </w:tr>
      <w:tr w:rsidR="003E4459" w14:paraId="0EAD936E" w14:textId="77777777">
        <w:trPr>
          <w:jc w:val="center"/>
        </w:trPr>
        <w:tc>
          <w:tcPr>
            <w:tcW w:w="1949" w:type="dxa"/>
            <w:shd w:val="clear" w:color="auto" w:fill="D3DFEE"/>
          </w:tcPr>
          <w:p w14:paraId="30BFF09B" w14:textId="77777777" w:rsidR="003E4459" w:rsidRDefault="00000000">
            <w:pPr>
              <w:spacing w:after="0" w:line="240" w:lineRule="auto"/>
            </w:pPr>
            <w:r>
              <w:rPr>
                <w:b/>
                <w:sz w:val="19"/>
                <w:szCs w:val="19"/>
              </w:rPr>
              <w:t>Few vehicles</w:t>
            </w:r>
          </w:p>
        </w:tc>
        <w:tc>
          <w:tcPr>
            <w:tcW w:w="3898" w:type="dxa"/>
            <w:shd w:val="clear" w:color="auto" w:fill="D3DFEE"/>
          </w:tcPr>
          <w:p w14:paraId="4E7E3CCE" w14:textId="77777777" w:rsidR="003E4459" w:rsidRDefault="00000000">
            <w:pPr>
              <w:spacing w:after="0" w:line="240" w:lineRule="auto"/>
            </w:pPr>
            <w:r>
              <w:rPr>
                <w:sz w:val="19"/>
                <w:szCs w:val="19"/>
              </w:rPr>
              <w:t>receiver load from simultaneous changes grows with traffic density</w:t>
            </w:r>
          </w:p>
        </w:tc>
        <w:tc>
          <w:tcPr>
            <w:tcW w:w="3898" w:type="dxa"/>
            <w:shd w:val="clear" w:color="auto" w:fill="D3DFEE"/>
          </w:tcPr>
          <w:p w14:paraId="5BEF8426" w14:textId="77777777" w:rsidR="003E4459" w:rsidRDefault="00000000">
            <w:pPr>
              <w:spacing w:after="0" w:line="240" w:lineRule="auto"/>
            </w:pPr>
            <w:r>
              <w:rPr>
                <w:sz w:val="19"/>
                <w:szCs w:val="19"/>
              </w:rPr>
              <w:t>include a run with 6 to 10 vehicles once the measures work</w:t>
            </w:r>
          </w:p>
        </w:tc>
      </w:tr>
      <w:tr w:rsidR="003E4459" w14:paraId="7F5300D1" w14:textId="77777777">
        <w:trPr>
          <w:jc w:val="center"/>
        </w:trPr>
        <w:tc>
          <w:tcPr>
            <w:tcW w:w="1949" w:type="dxa"/>
          </w:tcPr>
          <w:p w14:paraId="33FD8C79" w14:textId="77777777" w:rsidR="003E4459" w:rsidRDefault="00000000">
            <w:pPr>
              <w:spacing w:after="0" w:line="240" w:lineRule="auto"/>
            </w:pPr>
            <w:r>
              <w:rPr>
                <w:b/>
                <w:sz w:val="19"/>
                <w:szCs w:val="19"/>
              </w:rPr>
              <w:t>Neighbour table model</w:t>
            </w:r>
          </w:p>
        </w:tc>
        <w:tc>
          <w:tcPr>
            <w:tcW w:w="3898" w:type="dxa"/>
          </w:tcPr>
          <w:p w14:paraId="2102C990" w14:textId="77777777" w:rsidR="003E4459" w:rsidRDefault="00000000">
            <w:pPr>
              <w:spacing w:after="0" w:line="240" w:lineRule="auto"/>
            </w:pPr>
            <w:r>
              <w:rPr>
                <w:sz w:val="19"/>
                <w:szCs w:val="19"/>
              </w:rPr>
              <w:t>socktap keeps no table like a safety application would</w:t>
            </w:r>
          </w:p>
        </w:tc>
        <w:tc>
          <w:tcPr>
            <w:tcW w:w="3898" w:type="dxa"/>
          </w:tcPr>
          <w:p w14:paraId="02FB575B" w14:textId="77777777" w:rsidR="003E4459" w:rsidRDefault="00000000">
            <w:pPr>
              <w:spacing w:after="0" w:line="240" w:lineRule="auto"/>
            </w:pPr>
            <w:r>
              <w:rPr>
                <w:sz w:val="19"/>
                <w:szCs w:val="19"/>
              </w:rPr>
              <w:t>ghost time is computed under a stated timeout, not observed</w:t>
            </w:r>
          </w:p>
        </w:tc>
      </w:tr>
      <w:tr w:rsidR="003E4459" w14:paraId="582FD05D" w14:textId="77777777">
        <w:trPr>
          <w:jc w:val="center"/>
        </w:trPr>
        <w:tc>
          <w:tcPr>
            <w:tcW w:w="1949" w:type="dxa"/>
            <w:shd w:val="clear" w:color="auto" w:fill="D3DFEE"/>
          </w:tcPr>
          <w:p w14:paraId="2E534C10" w14:textId="77777777" w:rsidR="003E4459" w:rsidRDefault="00000000">
            <w:pPr>
              <w:spacing w:after="0" w:line="240" w:lineRule="auto"/>
            </w:pPr>
            <w:r>
              <w:rPr>
                <w:b/>
                <w:sz w:val="19"/>
                <w:szCs w:val="19"/>
              </w:rPr>
              <w:t>Position belief model</w:t>
            </w:r>
          </w:p>
        </w:tc>
        <w:tc>
          <w:tcPr>
            <w:tcW w:w="3898" w:type="dxa"/>
            <w:shd w:val="clear" w:color="auto" w:fill="D3DFEE"/>
          </w:tcPr>
          <w:p w14:paraId="4C99CF10" w14:textId="77777777" w:rsidR="003E4459" w:rsidRDefault="00000000">
            <w:pPr>
              <w:spacing w:after="0" w:line="240" w:lineRule="auto"/>
            </w:pPr>
            <w:r>
              <w:rPr>
                <w:sz w:val="19"/>
                <w:szCs w:val="19"/>
              </w:rPr>
              <w:t>receivers do not estimate positions themselves</w:t>
            </w:r>
          </w:p>
        </w:tc>
        <w:tc>
          <w:tcPr>
            <w:tcW w:w="3898" w:type="dxa"/>
            <w:shd w:val="clear" w:color="auto" w:fill="D3DFEE"/>
          </w:tcPr>
          <w:p w14:paraId="43A97D11" w14:textId="77777777" w:rsidR="003E4459" w:rsidRDefault="00000000">
            <w:pPr>
              <w:spacing w:after="0" w:line="240" w:lineRule="auto"/>
            </w:pPr>
            <w:r>
              <w:rPr>
                <w:sz w:val="19"/>
                <w:szCs w:val="19"/>
              </w:rPr>
              <w:t>the two variants (last known, extended) bracket what an application might do</w:t>
            </w:r>
          </w:p>
        </w:tc>
      </w:tr>
    </w:tbl>
    <w:p w14:paraId="3D595BCC" w14:textId="77777777" w:rsidR="003E4459" w:rsidRDefault="003E4459"/>
    <w:p w14:paraId="28237D0C" w14:textId="77777777" w:rsidR="003E4459" w:rsidRDefault="00000000">
      <w:pPr>
        <w:pStyle w:val="Heading1"/>
      </w:pPr>
      <w:r>
        <w:t>13. Open questions</w:t>
      </w:r>
    </w:p>
    <w:p w14:paraId="74810A53" w14:textId="77777777" w:rsidR="003E4459" w:rsidRDefault="00000000">
      <w:pPr>
        <w:pStyle w:val="ListBullet"/>
      </w:pPr>
      <w:r>
        <w:t>The staleness threshold: 1 s as proposed, or per application (collision warnings may need much fresher information).</w:t>
      </w:r>
    </w:p>
    <w:p w14:paraId="1576119C" w14:textId="77777777" w:rsidR="003E4459" w:rsidRDefault="00000000">
      <w:pPr>
        <w:pStyle w:val="ListBullet"/>
      </w:pPr>
      <w:r>
        <w:t>Whether warnings should be exempt from silent periods, or end them. This is a change to the station behaviour and a trade between privacy and safety, to be measured before it is decided.</w:t>
      </w:r>
    </w:p>
    <w:p w14:paraId="6D8E4019" w14:textId="77777777" w:rsidR="003E4459" w:rsidRDefault="00000000">
      <w:pPr>
        <w:pStyle w:val="ListBullet"/>
      </w:pPr>
      <w:r>
        <w:t>Which target hardware to use for carrying the operation counts over, and where its per-operation times come from.</w:t>
      </w:r>
    </w:p>
    <w:p w14:paraId="053DE24A" w14:textId="77777777" w:rsidR="003E4459" w:rsidRDefault="00000000">
      <w:pPr>
        <w:pStyle w:val="ListBullet"/>
      </w:pPr>
      <w:r>
        <w:t>The neighbour-table timeout to assume for ghost time.</w:t>
      </w:r>
    </w:p>
    <w:p w14:paraId="321EF73E" w14:textId="77777777" w:rsidR="003E4459" w:rsidRDefault="00000000">
      <w:pPr>
        <w:pStyle w:val="ListBullet"/>
      </w:pPr>
      <w:r>
        <w:t>Whether the sweep should also vary the CAM rate, since the minimum gap is two CAM intervals.</w:t>
      </w:r>
    </w:p>
    <w:p w14:paraId="68FFCE80" w14:textId="77777777" w:rsidR="003E4459" w:rsidRDefault="00000000">
      <w:pPr>
        <w:pStyle w:val="ListBullet"/>
      </w:pPr>
      <w:r>
        <w:t>The choice of primary measures for the joint experiment (Section 9.3). They should be agreed before the pilot, because changing them afterwards weakens the result.</w:t>
      </w:r>
    </w:p>
    <w:p w14:paraId="38A2018E" w14:textId="77777777" w:rsidR="003E4459" w:rsidRDefault="00000000">
      <w:pPr>
        <w:pStyle w:val="ListBullet"/>
      </w:pPr>
      <w:r>
        <w:t>Whether several run instances can run in parallel on the host; stages A and B take about two days one after another.</w:t>
      </w:r>
    </w:p>
    <w:p w14:paraId="3A22847F" w14:textId="77777777" w:rsidR="003E4459" w:rsidRDefault="00000000">
      <w:pPr>
        <w:pStyle w:val="ListBullet"/>
        <w:rPr>
          <w:ins w:id="8" w:author="Bruno Sousa" w:date="2026-10-17T09:36:00Z" w16du:dateUtc="2026-10-17T08:36:00Z"/>
        </w:rPr>
      </w:pPr>
      <w:r>
        <w:t>Whether the host carries 8 vehicles with a PKI, an eavesdropper and the collectors.</w:t>
      </w:r>
    </w:p>
    <w:p w14:paraId="207EACCE" w14:textId="77777777" w:rsidR="00975512" w:rsidRDefault="00975512" w:rsidP="00975512">
      <w:pPr>
        <w:rPr>
          <w:ins w:id="9" w:author="Bruno Sousa" w:date="2026-10-17T09:36:00Z" w16du:dateUtc="2026-10-17T08:36:00Z"/>
        </w:rPr>
      </w:pPr>
    </w:p>
    <w:p w14:paraId="784483BB" w14:textId="7185BDE5" w:rsidR="00975512" w:rsidRDefault="00975512">
      <w:pPr>
        <w:rPr>
          <w:ins w:id="10" w:author="Bruno Sousa" w:date="2026-10-17T09:36:00Z" w16du:dateUtc="2026-10-17T08:36:00Z"/>
        </w:rPr>
      </w:pPr>
      <w:ins w:id="11" w:author="Bruno Sousa" w:date="2026-10-17T09:36:00Z" w16du:dateUtc="2026-10-17T08:36:00Z">
        <w:r>
          <w:br w:type="page"/>
        </w:r>
      </w:ins>
    </w:p>
    <w:p w14:paraId="3E63EF45" w14:textId="413D2AAA" w:rsidR="00975512" w:rsidRDefault="00975512" w:rsidP="00975512">
      <w:pPr>
        <w:pStyle w:val="Heading1"/>
        <w:rPr>
          <w:ins w:id="12" w:author="Bruno Sousa" w:date="2026-10-17T16:36:00Z" w16du:dateUtc="2026-10-17T15:36:00Z"/>
        </w:rPr>
      </w:pPr>
      <w:ins w:id="13" w:author="Bruno Sousa" w:date="2026-10-17T09:37:00Z" w16du:dateUtc="2026-10-17T08:37:00Z">
        <w:r>
          <w:lastRenderedPageBreak/>
          <w:t>LET’S IMPLEMENT THIS</w:t>
        </w:r>
      </w:ins>
    </w:p>
    <w:p w14:paraId="42EAA0AB" w14:textId="77777777" w:rsidR="00C15AE1" w:rsidRDefault="00C15AE1" w:rsidP="00C15AE1">
      <w:pPr>
        <w:rPr>
          <w:ins w:id="14" w:author="Bruno Sousa" w:date="2026-10-17T16:37:00Z" w16du:dateUtc="2026-10-17T15:37:00Z"/>
        </w:rPr>
      </w:pPr>
    </w:p>
    <w:p w14:paraId="5FB25C15" w14:textId="77777777" w:rsidR="00C15AE1" w:rsidRDefault="00C15AE1" w:rsidP="00C15AE1">
      <w:pPr>
        <w:pStyle w:val="Heading2"/>
        <w:rPr>
          <w:ins w:id="15" w:author="Bruno Sousa" w:date="2026-10-17T16:37:00Z" w16du:dateUtc="2026-10-17T15:37:00Z"/>
        </w:rPr>
      </w:pPr>
      <w:ins w:id="16" w:author="Bruno Sousa" w:date="2026-10-17T16:37:00Z" w16du:dateUtc="2026-10-17T15:37:00Z">
        <w:r>
          <w:t>My own (based on the reasoning and knowledge that I have)</w:t>
        </w:r>
      </w:ins>
    </w:p>
    <w:p w14:paraId="780AEBD2" w14:textId="77777777" w:rsidR="00C15AE1" w:rsidRDefault="00C15AE1" w:rsidP="00C15AE1">
      <w:pPr>
        <w:rPr>
          <w:ins w:id="17" w:author="Bruno Sousa" w:date="2026-10-17T16:37:00Z" w16du:dateUtc="2026-10-17T15:37:00Z"/>
        </w:rPr>
      </w:pPr>
    </w:p>
    <w:tbl>
      <w:tblPr>
        <w:tblStyle w:val="TableGrid"/>
        <w:tblW w:w="0" w:type="auto"/>
        <w:tblLook w:val="04A0" w:firstRow="1" w:lastRow="0" w:firstColumn="1" w:lastColumn="0" w:noHBand="0" w:noVBand="1"/>
        <w:tblPrChange w:id="18" w:author="Bruno Sousa" w:date="2026-10-17T16:43:00Z" w16du:dateUtc="2026-10-17T15:43:00Z">
          <w:tblPr>
            <w:tblStyle w:val="TableGrid"/>
            <w:tblW w:w="0" w:type="auto"/>
            <w:tblLook w:val="04A0" w:firstRow="1" w:lastRow="0" w:firstColumn="1" w:lastColumn="0" w:noHBand="0" w:noVBand="1"/>
          </w:tblPr>
        </w:tblPrChange>
      </w:tblPr>
      <w:tblGrid>
        <w:gridCol w:w="1075"/>
        <w:gridCol w:w="2250"/>
        <w:gridCol w:w="4107"/>
        <w:tblGridChange w:id="19">
          <w:tblGrid>
            <w:gridCol w:w="1075"/>
            <w:gridCol w:w="1229"/>
            <w:gridCol w:w="1021"/>
            <w:gridCol w:w="1527"/>
            <w:gridCol w:w="2580"/>
          </w:tblGrid>
        </w:tblGridChange>
      </w:tblGrid>
      <w:tr w:rsidR="00C15AE1" w:rsidRPr="00C15AE1" w14:paraId="171BDC63" w14:textId="77777777" w:rsidTr="00C15AE1">
        <w:trPr>
          <w:ins w:id="20" w:author="Bruno Sousa" w:date="2026-10-17T16:38:00Z" w16du:dateUtc="2026-10-17T15:38:00Z"/>
        </w:trPr>
        <w:tc>
          <w:tcPr>
            <w:tcW w:w="1075" w:type="dxa"/>
            <w:tcPrChange w:id="21" w:author="Bruno Sousa" w:date="2026-10-17T16:43:00Z" w16du:dateUtc="2026-10-17T15:43:00Z">
              <w:tcPr>
                <w:tcW w:w="2304" w:type="dxa"/>
                <w:gridSpan w:val="2"/>
              </w:tcPr>
            </w:tcPrChange>
          </w:tcPr>
          <w:p w14:paraId="0B81600F" w14:textId="3774FBD5" w:rsidR="00C15AE1" w:rsidRPr="00C15AE1" w:rsidRDefault="00C15AE1" w:rsidP="00C15AE1">
            <w:pPr>
              <w:rPr>
                <w:ins w:id="22" w:author="Bruno Sousa" w:date="2026-10-17T16:38:00Z" w16du:dateUtc="2026-10-17T15:38:00Z"/>
                <w:b/>
                <w:bCs/>
                <w:rPrChange w:id="23" w:author="Bruno Sousa" w:date="2026-10-17T16:41:00Z" w16du:dateUtc="2026-10-17T15:41:00Z">
                  <w:rPr>
                    <w:ins w:id="24" w:author="Bruno Sousa" w:date="2026-10-17T16:38:00Z" w16du:dateUtc="2026-10-17T15:38:00Z"/>
                  </w:rPr>
                </w:rPrChange>
              </w:rPr>
            </w:pPr>
            <w:ins w:id="25" w:author="Bruno Sousa" w:date="2026-10-17T16:38:00Z" w16du:dateUtc="2026-10-17T15:38:00Z">
              <w:r w:rsidRPr="00C15AE1">
                <w:rPr>
                  <w:b/>
                  <w:bCs/>
                  <w:rPrChange w:id="26" w:author="Bruno Sousa" w:date="2026-10-17T16:41:00Z" w16du:dateUtc="2026-10-17T15:41:00Z">
                    <w:rPr/>
                  </w:rPrChange>
                </w:rPr>
                <w:t>Group / Class</w:t>
              </w:r>
            </w:ins>
          </w:p>
        </w:tc>
        <w:tc>
          <w:tcPr>
            <w:tcW w:w="2250" w:type="dxa"/>
            <w:tcPrChange w:id="27" w:author="Bruno Sousa" w:date="2026-10-17T16:43:00Z" w16du:dateUtc="2026-10-17T15:43:00Z">
              <w:tcPr>
                <w:tcW w:w="2548" w:type="dxa"/>
                <w:gridSpan w:val="2"/>
              </w:tcPr>
            </w:tcPrChange>
          </w:tcPr>
          <w:p w14:paraId="1B8A439B" w14:textId="2E90FE87" w:rsidR="00C15AE1" w:rsidRPr="00C15AE1" w:rsidRDefault="00C15AE1" w:rsidP="00C15AE1">
            <w:pPr>
              <w:rPr>
                <w:ins w:id="28" w:author="Bruno Sousa" w:date="2026-10-17T16:38:00Z" w16du:dateUtc="2026-10-17T15:38:00Z"/>
                <w:b/>
                <w:bCs/>
                <w:rPrChange w:id="29" w:author="Bruno Sousa" w:date="2026-10-17T16:41:00Z" w16du:dateUtc="2026-10-17T15:41:00Z">
                  <w:rPr>
                    <w:ins w:id="30" w:author="Bruno Sousa" w:date="2026-10-17T16:38:00Z" w16du:dateUtc="2026-10-17T15:38:00Z"/>
                  </w:rPr>
                </w:rPrChange>
              </w:rPr>
            </w:pPr>
            <w:ins w:id="31" w:author="Bruno Sousa" w:date="2026-10-17T16:38:00Z" w16du:dateUtc="2026-10-17T15:38:00Z">
              <w:r w:rsidRPr="00C15AE1">
                <w:rPr>
                  <w:b/>
                  <w:bCs/>
                  <w:rPrChange w:id="32" w:author="Bruno Sousa" w:date="2026-10-17T16:41:00Z" w16du:dateUtc="2026-10-17T15:41:00Z">
                    <w:rPr/>
                  </w:rPrChange>
                </w:rPr>
                <w:t>Measure / Metric</w:t>
              </w:r>
            </w:ins>
          </w:p>
        </w:tc>
        <w:tc>
          <w:tcPr>
            <w:tcW w:w="4107" w:type="dxa"/>
            <w:tcPrChange w:id="33" w:author="Bruno Sousa" w:date="2026-10-17T16:43:00Z" w16du:dateUtc="2026-10-17T15:43:00Z">
              <w:tcPr>
                <w:tcW w:w="2580" w:type="dxa"/>
              </w:tcPr>
            </w:tcPrChange>
          </w:tcPr>
          <w:p w14:paraId="22504F47" w14:textId="7C7268C9" w:rsidR="00C15AE1" w:rsidRPr="00C15AE1" w:rsidRDefault="00C15AE1" w:rsidP="00C15AE1">
            <w:pPr>
              <w:rPr>
                <w:ins w:id="34" w:author="Bruno Sousa" w:date="2026-10-17T16:38:00Z" w16du:dateUtc="2026-10-17T15:38:00Z"/>
                <w:b/>
                <w:bCs/>
                <w:rPrChange w:id="35" w:author="Bruno Sousa" w:date="2026-10-17T16:41:00Z" w16du:dateUtc="2026-10-17T15:41:00Z">
                  <w:rPr>
                    <w:ins w:id="36" w:author="Bruno Sousa" w:date="2026-10-17T16:38:00Z" w16du:dateUtc="2026-10-17T15:38:00Z"/>
                  </w:rPr>
                </w:rPrChange>
              </w:rPr>
            </w:pPr>
            <w:ins w:id="37" w:author="Bruno Sousa" w:date="2026-10-17T16:38:00Z" w16du:dateUtc="2026-10-17T15:38:00Z">
              <w:r w:rsidRPr="00C15AE1">
                <w:rPr>
                  <w:b/>
                  <w:bCs/>
                  <w:rPrChange w:id="38" w:author="Bruno Sousa" w:date="2026-10-17T16:41:00Z" w16du:dateUtc="2026-10-17T15:41:00Z">
                    <w:rPr/>
                  </w:rPrChange>
                </w:rPr>
                <w:t>How it is measured</w:t>
              </w:r>
            </w:ins>
            <w:ins w:id="39" w:author="Bruno Sousa" w:date="2026-10-17T16:41:00Z" w16du:dateUtc="2026-10-17T15:41:00Z">
              <w:r w:rsidRPr="00C15AE1">
                <w:rPr>
                  <w:b/>
                  <w:bCs/>
                  <w:rPrChange w:id="40" w:author="Bruno Sousa" w:date="2026-10-17T16:41:00Z" w16du:dateUtc="2026-10-17T15:41:00Z">
                    <w:rPr/>
                  </w:rPrChange>
                </w:rPr>
                <w:t xml:space="preserve"> / Logic</w:t>
              </w:r>
            </w:ins>
          </w:p>
        </w:tc>
      </w:tr>
      <w:tr w:rsidR="00C15AE1" w14:paraId="789F75B3" w14:textId="77777777" w:rsidTr="00C15AE1">
        <w:trPr>
          <w:ins w:id="41" w:author="Bruno Sousa" w:date="2026-10-17T16:38:00Z" w16du:dateUtc="2026-10-17T15:38:00Z"/>
        </w:trPr>
        <w:tc>
          <w:tcPr>
            <w:tcW w:w="1075" w:type="dxa"/>
            <w:vMerge w:val="restart"/>
            <w:tcPrChange w:id="42" w:author="Bruno Sousa" w:date="2026-10-17T16:43:00Z" w16du:dateUtc="2026-10-17T15:43:00Z">
              <w:tcPr>
                <w:tcW w:w="1075" w:type="dxa"/>
                <w:vMerge w:val="restart"/>
              </w:tcPr>
            </w:tcPrChange>
          </w:tcPr>
          <w:p w14:paraId="5388C512" w14:textId="09497BEC" w:rsidR="00C15AE1" w:rsidRDefault="00C15AE1" w:rsidP="00C15AE1">
            <w:pPr>
              <w:rPr>
                <w:ins w:id="43" w:author="Bruno Sousa" w:date="2026-10-17T16:38:00Z" w16du:dateUtc="2026-10-17T15:38:00Z"/>
              </w:rPr>
            </w:pPr>
            <w:ins w:id="44" w:author="Bruno Sousa" w:date="2026-10-17T16:38:00Z" w16du:dateUtc="2026-10-17T15:38:00Z">
              <w:r>
                <w:t>Privacy</w:t>
              </w:r>
            </w:ins>
          </w:p>
        </w:tc>
        <w:tc>
          <w:tcPr>
            <w:tcW w:w="2250" w:type="dxa"/>
            <w:tcPrChange w:id="45" w:author="Bruno Sousa" w:date="2026-10-17T16:43:00Z" w16du:dateUtc="2026-10-17T15:43:00Z">
              <w:tcPr>
                <w:tcW w:w="3777" w:type="dxa"/>
                <w:gridSpan w:val="3"/>
              </w:tcPr>
            </w:tcPrChange>
          </w:tcPr>
          <w:p w14:paraId="22E277FE" w14:textId="35D0CA7D" w:rsidR="00C15AE1" w:rsidRDefault="00C15AE1" w:rsidP="00C15AE1">
            <w:pPr>
              <w:rPr>
                <w:ins w:id="46" w:author="Bruno Sousa" w:date="2026-10-17T16:38:00Z" w16du:dateUtc="2026-10-17T15:38:00Z"/>
              </w:rPr>
            </w:pPr>
            <w:ins w:id="47" w:author="Bruno Sousa" w:date="2026-10-17T16:39:00Z" w16du:dateUtc="2026-10-17T15:39:00Z">
              <w:r>
                <w:t>Tracking success ratio</w:t>
              </w:r>
            </w:ins>
          </w:p>
        </w:tc>
        <w:tc>
          <w:tcPr>
            <w:tcW w:w="4107" w:type="dxa"/>
            <w:tcPrChange w:id="48" w:author="Bruno Sousa" w:date="2026-10-17T16:43:00Z" w16du:dateUtc="2026-10-17T15:43:00Z">
              <w:tcPr>
                <w:tcW w:w="2580" w:type="dxa"/>
              </w:tcPr>
            </w:tcPrChange>
          </w:tcPr>
          <w:p w14:paraId="6521FD53" w14:textId="3F3A2693" w:rsidR="00C15AE1" w:rsidRDefault="00C15AE1" w:rsidP="00C15AE1">
            <w:pPr>
              <w:rPr>
                <w:ins w:id="49" w:author="Bruno Sousa" w:date="2026-10-17T16:38:00Z" w16du:dateUtc="2026-10-17T15:38:00Z"/>
              </w:rPr>
            </w:pPr>
            <w:ins w:id="50" w:author="Bruno Sousa" w:date="2026-10-17T16:39:00Z" w16du:dateUtc="2026-10-17T15:39:00Z">
              <w:r>
                <w:t xml:space="preserve">How often the attacker /eavesdropper can link </w:t>
              </w:r>
            </w:ins>
            <w:ins w:id="51" w:author="Bruno Sousa" w:date="2026-10-17T16:41:00Z" w16du:dateUtc="2026-10-17T15:41:00Z">
              <w:r>
                <w:t>the identity of the vehicle, upon the change of pseudonyms</w:t>
              </w:r>
            </w:ins>
          </w:p>
        </w:tc>
      </w:tr>
      <w:tr w:rsidR="00C15AE1" w14:paraId="509D0FF3" w14:textId="77777777" w:rsidTr="00C15AE1">
        <w:trPr>
          <w:ins w:id="52" w:author="Bruno Sousa" w:date="2026-10-17T16:38:00Z" w16du:dateUtc="2026-10-17T15:38:00Z"/>
        </w:trPr>
        <w:tc>
          <w:tcPr>
            <w:tcW w:w="1075" w:type="dxa"/>
            <w:vMerge/>
            <w:tcPrChange w:id="53" w:author="Bruno Sousa" w:date="2026-10-17T16:43:00Z" w16du:dateUtc="2026-10-17T15:43:00Z">
              <w:tcPr>
                <w:tcW w:w="1075" w:type="dxa"/>
                <w:vMerge/>
              </w:tcPr>
            </w:tcPrChange>
          </w:tcPr>
          <w:p w14:paraId="4BA189C9" w14:textId="77777777" w:rsidR="00C15AE1" w:rsidRDefault="00C15AE1" w:rsidP="00C15AE1">
            <w:pPr>
              <w:rPr>
                <w:ins w:id="54" w:author="Bruno Sousa" w:date="2026-10-17T16:38:00Z" w16du:dateUtc="2026-10-17T15:38:00Z"/>
              </w:rPr>
            </w:pPr>
          </w:p>
        </w:tc>
        <w:tc>
          <w:tcPr>
            <w:tcW w:w="2250" w:type="dxa"/>
            <w:tcPrChange w:id="55" w:author="Bruno Sousa" w:date="2026-10-17T16:43:00Z" w16du:dateUtc="2026-10-17T15:43:00Z">
              <w:tcPr>
                <w:tcW w:w="3777" w:type="dxa"/>
                <w:gridSpan w:val="3"/>
              </w:tcPr>
            </w:tcPrChange>
          </w:tcPr>
          <w:p w14:paraId="18734180" w14:textId="5440B5FF" w:rsidR="00C15AE1" w:rsidRDefault="00C15AE1" w:rsidP="00C15AE1">
            <w:pPr>
              <w:rPr>
                <w:ins w:id="56" w:author="Bruno Sousa" w:date="2026-10-17T16:38:00Z" w16du:dateUtc="2026-10-17T15:38:00Z"/>
              </w:rPr>
            </w:pPr>
            <w:ins w:id="57" w:author="Bruno Sousa" w:date="2026-10-17T16:42:00Z" w16du:dateUtc="2026-10-17T15:42:00Z">
              <w:r>
                <w:t>Mean / Maximum tracking time and distance</w:t>
              </w:r>
            </w:ins>
          </w:p>
        </w:tc>
        <w:tc>
          <w:tcPr>
            <w:tcW w:w="4107" w:type="dxa"/>
            <w:tcPrChange w:id="58" w:author="Bruno Sousa" w:date="2026-10-17T16:43:00Z" w16du:dateUtc="2026-10-17T15:43:00Z">
              <w:tcPr>
                <w:tcW w:w="2580" w:type="dxa"/>
              </w:tcPr>
            </w:tcPrChange>
          </w:tcPr>
          <w:p w14:paraId="18A48D84" w14:textId="779AB03E" w:rsidR="00C15AE1" w:rsidRDefault="00C15AE1" w:rsidP="00C15AE1">
            <w:pPr>
              <w:rPr>
                <w:ins w:id="59" w:author="Bruno Sousa" w:date="2026-10-17T16:38:00Z" w16du:dateUtc="2026-10-17T15:38:00Z"/>
              </w:rPr>
            </w:pPr>
            <w:ins w:id="60" w:author="Bruno Sousa" w:date="2026-10-17T16:42:00Z" w16du:dateUtc="2026-10-17T15:42:00Z">
              <w:r>
                <w:t>For how long (time / distance) an attacker can track a vehicle upon the modification of pseudonyms</w:t>
              </w:r>
            </w:ins>
          </w:p>
        </w:tc>
      </w:tr>
      <w:tr w:rsidR="00C15AE1" w14:paraId="33F67CD4" w14:textId="77777777" w:rsidTr="00C15AE1">
        <w:trPr>
          <w:ins w:id="61" w:author="Bruno Sousa" w:date="2026-10-17T16:38:00Z" w16du:dateUtc="2026-10-17T15:38:00Z"/>
        </w:trPr>
        <w:tc>
          <w:tcPr>
            <w:tcW w:w="1075" w:type="dxa"/>
            <w:vMerge/>
            <w:tcPrChange w:id="62" w:author="Bruno Sousa" w:date="2026-10-17T16:43:00Z" w16du:dateUtc="2026-10-17T15:43:00Z">
              <w:tcPr>
                <w:tcW w:w="1075" w:type="dxa"/>
                <w:vMerge/>
              </w:tcPr>
            </w:tcPrChange>
          </w:tcPr>
          <w:p w14:paraId="373CDF74" w14:textId="77777777" w:rsidR="00C15AE1" w:rsidRDefault="00C15AE1" w:rsidP="00C15AE1">
            <w:pPr>
              <w:rPr>
                <w:ins w:id="63" w:author="Bruno Sousa" w:date="2026-10-17T16:38:00Z" w16du:dateUtc="2026-10-17T15:38:00Z"/>
              </w:rPr>
            </w:pPr>
          </w:p>
        </w:tc>
        <w:tc>
          <w:tcPr>
            <w:tcW w:w="2250" w:type="dxa"/>
            <w:tcPrChange w:id="64" w:author="Bruno Sousa" w:date="2026-10-17T16:43:00Z" w16du:dateUtc="2026-10-17T15:43:00Z">
              <w:tcPr>
                <w:tcW w:w="3777" w:type="dxa"/>
                <w:gridSpan w:val="3"/>
              </w:tcPr>
            </w:tcPrChange>
          </w:tcPr>
          <w:p w14:paraId="3479CDE5" w14:textId="530E9E4A" w:rsidR="00C15AE1" w:rsidRDefault="00C15AE1" w:rsidP="00C15AE1">
            <w:pPr>
              <w:rPr>
                <w:ins w:id="65" w:author="Bruno Sousa" w:date="2026-10-17T16:38:00Z" w16du:dateUtc="2026-10-17T15:38:00Z"/>
              </w:rPr>
            </w:pPr>
            <w:ins w:id="66" w:author="Bruno Sousa" w:date="2026-10-17T16:43:00Z" w16du:dateUtc="2026-10-17T15:43:00Z">
              <w:r>
                <w:t>Pseudonym lifetime / change frequency</w:t>
              </w:r>
            </w:ins>
          </w:p>
        </w:tc>
        <w:tc>
          <w:tcPr>
            <w:tcW w:w="4107" w:type="dxa"/>
            <w:tcPrChange w:id="67" w:author="Bruno Sousa" w:date="2026-10-17T16:43:00Z" w16du:dateUtc="2026-10-17T15:43:00Z">
              <w:tcPr>
                <w:tcW w:w="2580" w:type="dxa"/>
              </w:tcPr>
            </w:tcPrChange>
          </w:tcPr>
          <w:p w14:paraId="3FDCA441" w14:textId="0FA0FD20" w:rsidR="00C15AE1" w:rsidRDefault="00C15AE1" w:rsidP="00C15AE1">
            <w:pPr>
              <w:rPr>
                <w:ins w:id="68" w:author="Bruno Sousa" w:date="2026-10-17T16:38:00Z" w16du:dateUtc="2026-10-17T15:38:00Z"/>
              </w:rPr>
            </w:pPr>
            <w:ins w:id="69" w:author="Bruno Sousa" w:date="2026-10-17T16:44:00Z" w16du:dateUtc="2026-10-17T15:44:00Z">
              <w:r>
                <w:t>For how long each identifier is kept in use.</w:t>
              </w:r>
            </w:ins>
          </w:p>
        </w:tc>
      </w:tr>
      <w:tr w:rsidR="00FF0224" w14:paraId="370BCD7E" w14:textId="77777777" w:rsidTr="00295911">
        <w:trPr>
          <w:ins w:id="70" w:author="Bruno Sousa" w:date="2026-10-17T16:38:00Z" w16du:dateUtc="2026-10-17T15:38:00Z"/>
        </w:trPr>
        <w:tc>
          <w:tcPr>
            <w:tcW w:w="1075" w:type="dxa"/>
            <w:vMerge w:val="restart"/>
          </w:tcPr>
          <w:p w14:paraId="22E22EE9" w14:textId="08061708" w:rsidR="00FF0224" w:rsidRDefault="00FF0224" w:rsidP="00C15AE1">
            <w:pPr>
              <w:rPr>
                <w:ins w:id="71" w:author="Bruno Sousa" w:date="2026-10-17T16:38:00Z" w16du:dateUtc="2026-10-17T15:38:00Z"/>
              </w:rPr>
            </w:pPr>
            <w:ins w:id="72" w:author="Bruno Sousa" w:date="2026-10-17T16:44:00Z" w16du:dateUtc="2026-10-17T15:44:00Z">
              <w:r>
                <w:t>PKI / privacy</w:t>
              </w:r>
            </w:ins>
          </w:p>
        </w:tc>
        <w:tc>
          <w:tcPr>
            <w:tcW w:w="2250" w:type="dxa"/>
          </w:tcPr>
          <w:p w14:paraId="121FA05E" w14:textId="70ABA55D" w:rsidR="00FF0224" w:rsidRDefault="00FF0224" w:rsidP="00C15AE1">
            <w:pPr>
              <w:rPr>
                <w:ins w:id="73" w:author="Bruno Sousa" w:date="2026-10-17T16:38:00Z" w16du:dateUtc="2026-10-17T15:38:00Z"/>
              </w:rPr>
            </w:pPr>
            <w:ins w:id="74" w:author="Bruno Sousa" w:date="2026-10-17T16:46:00Z" w16du:dateUtc="2026-10-17T15:46:00Z">
              <w:r>
                <w:t>Pseudonym pool consumption</w:t>
              </w:r>
            </w:ins>
          </w:p>
        </w:tc>
        <w:tc>
          <w:tcPr>
            <w:tcW w:w="4107" w:type="dxa"/>
          </w:tcPr>
          <w:p w14:paraId="6257F756" w14:textId="28072963" w:rsidR="00FF0224" w:rsidRDefault="00FF0224" w:rsidP="00C15AE1">
            <w:pPr>
              <w:rPr>
                <w:ins w:id="75" w:author="Bruno Sousa" w:date="2026-10-17T16:38:00Z" w16du:dateUtc="2026-10-17T15:38:00Z"/>
              </w:rPr>
            </w:pPr>
            <w:ins w:id="76" w:author="Bruno Sousa" w:date="2026-10-17T16:47:00Z" w16du:dateUtc="2026-10-17T15:47:00Z">
              <w:r>
                <w:t>Certificate usage per time period versus the batch size, and how often the vehicle needs to reconnect to RA</w:t>
              </w:r>
            </w:ins>
            <w:ins w:id="77" w:author="Bruno Sousa" w:date="2026-10-17T16:48:00Z" w16du:dateUtc="2026-10-17T15:48:00Z">
              <w:r>
                <w:t xml:space="preserve"> to request more certs.</w:t>
              </w:r>
            </w:ins>
          </w:p>
        </w:tc>
      </w:tr>
      <w:tr w:rsidR="00FF0224" w14:paraId="10303524" w14:textId="77777777" w:rsidTr="00295911">
        <w:trPr>
          <w:ins w:id="78" w:author="Bruno Sousa" w:date="2026-10-17T16:38:00Z" w16du:dateUtc="2026-10-17T15:38:00Z"/>
        </w:trPr>
        <w:tc>
          <w:tcPr>
            <w:tcW w:w="1075" w:type="dxa"/>
            <w:vMerge/>
          </w:tcPr>
          <w:p w14:paraId="3EA2F7D5" w14:textId="77777777" w:rsidR="00FF0224" w:rsidRDefault="00FF0224" w:rsidP="00C15AE1">
            <w:pPr>
              <w:rPr>
                <w:ins w:id="79" w:author="Bruno Sousa" w:date="2026-10-17T16:38:00Z" w16du:dateUtc="2026-10-17T15:38:00Z"/>
              </w:rPr>
            </w:pPr>
          </w:p>
        </w:tc>
        <w:tc>
          <w:tcPr>
            <w:tcW w:w="2250" w:type="dxa"/>
          </w:tcPr>
          <w:p w14:paraId="5AD720D5" w14:textId="2084B1D1" w:rsidR="00FF0224" w:rsidRDefault="00FF0224" w:rsidP="00C15AE1">
            <w:pPr>
              <w:rPr>
                <w:ins w:id="80" w:author="Bruno Sousa" w:date="2026-10-17T16:38:00Z" w16du:dateUtc="2026-10-17T15:38:00Z"/>
              </w:rPr>
            </w:pPr>
            <w:ins w:id="81" w:author="Bruno Sousa" w:date="2026-10-17T16:48:00Z" w16du:dateUtc="2026-10-17T15:48:00Z">
              <w:r>
                <w:t>Authority overhead</w:t>
              </w:r>
            </w:ins>
          </w:p>
        </w:tc>
        <w:tc>
          <w:tcPr>
            <w:tcW w:w="4107" w:type="dxa"/>
          </w:tcPr>
          <w:p w14:paraId="0A135EDA" w14:textId="0949A1F6" w:rsidR="00FF0224" w:rsidRDefault="00FF0224" w:rsidP="00C15AE1">
            <w:pPr>
              <w:rPr>
                <w:ins w:id="82" w:author="Bruno Sousa" w:date="2026-10-17T16:38:00Z" w16du:dateUtc="2026-10-17T15:38:00Z"/>
              </w:rPr>
            </w:pPr>
            <w:ins w:id="83" w:author="Bruno Sousa" w:date="2026-10-17T16:48:00Z" w16du:dateUtc="2026-10-17T15:48:00Z">
              <w:r>
                <w:t>Provisioning latency, number of certificates provided and storage requirements on the vehicle.</w:t>
              </w:r>
            </w:ins>
          </w:p>
        </w:tc>
      </w:tr>
      <w:tr w:rsidR="00FF0224" w14:paraId="42299DA9" w14:textId="77777777" w:rsidTr="00295911">
        <w:trPr>
          <w:ins w:id="84" w:author="Bruno Sousa" w:date="2026-10-17T16:38:00Z" w16du:dateUtc="2026-10-17T15:38:00Z"/>
        </w:trPr>
        <w:tc>
          <w:tcPr>
            <w:tcW w:w="1075" w:type="dxa"/>
            <w:vMerge/>
          </w:tcPr>
          <w:p w14:paraId="63819D12" w14:textId="77777777" w:rsidR="00FF0224" w:rsidRDefault="00FF0224" w:rsidP="00C15AE1">
            <w:pPr>
              <w:rPr>
                <w:ins w:id="85" w:author="Bruno Sousa" w:date="2026-10-17T16:38:00Z" w16du:dateUtc="2026-10-17T15:38:00Z"/>
              </w:rPr>
            </w:pPr>
          </w:p>
        </w:tc>
        <w:tc>
          <w:tcPr>
            <w:tcW w:w="2250" w:type="dxa"/>
          </w:tcPr>
          <w:p w14:paraId="24735476" w14:textId="425A9AC0" w:rsidR="00FF0224" w:rsidRDefault="00FF0224" w:rsidP="00C15AE1">
            <w:pPr>
              <w:rPr>
                <w:ins w:id="86" w:author="Bruno Sousa" w:date="2026-10-17T16:38:00Z" w16du:dateUtc="2026-10-17T15:38:00Z"/>
              </w:rPr>
            </w:pPr>
            <w:ins w:id="87" w:author="Bruno Sousa" w:date="2026-10-17T16:49:00Z" w16du:dateUtc="2026-10-17T15:49:00Z">
              <w:r>
                <w:t>Revocation cost</w:t>
              </w:r>
            </w:ins>
          </w:p>
        </w:tc>
        <w:tc>
          <w:tcPr>
            <w:tcW w:w="4107" w:type="dxa"/>
          </w:tcPr>
          <w:p w14:paraId="777BF70D" w14:textId="059D2806" w:rsidR="00FF0224" w:rsidRDefault="00FF0224" w:rsidP="00C15AE1">
            <w:pPr>
              <w:rPr>
                <w:ins w:id="88" w:author="Bruno Sousa" w:date="2026-10-17T16:38:00Z" w16du:dateUtc="2026-10-17T15:38:00Z"/>
              </w:rPr>
            </w:pPr>
            <w:ins w:id="89" w:author="Bruno Sousa" w:date="2026-10-17T16:49:00Z" w16du:dateUtc="2026-10-17T15:49:00Z">
              <w:r>
                <w:t>CRL size, and for how long does the revocation mis</w:t>
              </w:r>
            </w:ins>
            <w:ins w:id="90" w:author="Bruno Sousa" w:date="2026-10-17T16:50:00Z" w16du:dateUtc="2026-10-17T15:50:00Z">
              <w:r>
                <w:t>behaviour takes effect.</w:t>
              </w:r>
            </w:ins>
          </w:p>
        </w:tc>
      </w:tr>
      <w:tr w:rsidR="00383F95" w14:paraId="0B8040A8" w14:textId="77777777" w:rsidTr="00C851D8">
        <w:trPr>
          <w:ins w:id="91" w:author="Bruno Sousa" w:date="2026-10-17T16:38:00Z" w16du:dateUtc="2026-10-17T15:38:00Z"/>
        </w:trPr>
        <w:tc>
          <w:tcPr>
            <w:tcW w:w="1075" w:type="dxa"/>
            <w:vMerge w:val="restart"/>
          </w:tcPr>
          <w:p w14:paraId="35AEDF76" w14:textId="383C8819" w:rsidR="00383F95" w:rsidRDefault="00383F95" w:rsidP="00C15AE1">
            <w:pPr>
              <w:rPr>
                <w:ins w:id="92" w:author="Bruno Sousa" w:date="2026-10-17T16:38:00Z" w16du:dateUtc="2026-10-17T15:38:00Z"/>
              </w:rPr>
            </w:pPr>
            <w:ins w:id="93" w:author="Bruno Sousa" w:date="2026-10-17T16:50:00Z" w16du:dateUtc="2026-10-17T15:50:00Z">
              <w:r>
                <w:t>Safety</w:t>
              </w:r>
            </w:ins>
          </w:p>
        </w:tc>
        <w:tc>
          <w:tcPr>
            <w:tcW w:w="2250" w:type="dxa"/>
          </w:tcPr>
          <w:p w14:paraId="51923868" w14:textId="0034275E" w:rsidR="00383F95" w:rsidRDefault="00383F95" w:rsidP="00C15AE1">
            <w:pPr>
              <w:rPr>
                <w:ins w:id="94" w:author="Bruno Sousa" w:date="2026-10-17T16:38:00Z" w16du:dateUtc="2026-10-17T15:38:00Z"/>
              </w:rPr>
            </w:pPr>
            <w:ins w:id="95" w:author="Bruno Sousa" w:date="2026-10-17T16:50:00Z" w16du:dateUtc="2026-10-17T15:50:00Z">
              <w:r>
                <w:t>Packet loss and awareness</w:t>
              </w:r>
            </w:ins>
          </w:p>
        </w:tc>
        <w:tc>
          <w:tcPr>
            <w:tcW w:w="4107" w:type="dxa"/>
          </w:tcPr>
          <w:p w14:paraId="24E57702" w14:textId="77777777" w:rsidR="00383F95" w:rsidRDefault="00383F95" w:rsidP="00C15AE1">
            <w:pPr>
              <w:rPr>
                <w:ins w:id="96" w:author="Bruno Sousa" w:date="2026-10-17T17:03:00Z" w16du:dateUtc="2026-10-17T16:03:00Z"/>
              </w:rPr>
            </w:pPr>
            <w:ins w:id="97" w:author="Bruno Sousa" w:date="2026-10-17T16:51:00Z" w16du:dateUtc="2026-10-17T15:51:00Z">
              <w:r>
                <w:t>Delivery ratio of CAM messages, inter packet gap (does the pseudonym change introduces impact on delivery of s</w:t>
              </w:r>
            </w:ins>
            <w:ins w:id="98" w:author="Bruno Sousa" w:date="2026-10-17T16:52:00Z" w16du:dateUtc="2026-10-17T15:52:00Z">
              <w:r>
                <w:t>uch messages ?)</w:t>
              </w:r>
            </w:ins>
          </w:p>
          <w:p w14:paraId="718AC9B7" w14:textId="72D0E77D" w:rsidR="00A730D8" w:rsidRDefault="00A730D8" w:rsidP="00C15AE1">
            <w:pPr>
              <w:rPr>
                <w:ins w:id="99" w:author="Bruno Sousa" w:date="2026-10-17T16:38:00Z" w16du:dateUtc="2026-10-17T15:38:00Z"/>
              </w:rPr>
            </w:pPr>
            <w:ins w:id="100" w:author="Bruno Sousa" w:date="2026-10-17T17:03:00Z" w16du:dateUtc="2026-10-17T16:03:00Z">
              <w:r w:rsidRPr="00A730D8">
                <w:rPr>
                  <w:highlight w:val="yellow"/>
                  <w:rPrChange w:id="101" w:author="Bruno Sousa" w:date="2026-10-17T17:04:00Z" w16du:dateUtc="2026-10-17T16:04:00Z">
                    <w:rPr/>
                  </w:rPrChange>
                </w:rPr>
                <w:t xml:space="preserve">Includes metrics from section </w:t>
              </w:r>
            </w:ins>
            <w:ins w:id="102" w:author="Bruno Sousa" w:date="2026-10-17T17:04:00Z" w16du:dateUtc="2026-10-17T16:04:00Z">
              <w:r w:rsidRPr="00A730D8">
                <w:rPr>
                  <w:highlight w:val="yellow"/>
                  <w:rPrChange w:id="103" w:author="Bruno Sousa" w:date="2026-10-17T17:04:00Z" w16du:dateUtc="2026-10-17T16:04:00Z">
                    <w:rPr/>
                  </w:rPrChange>
                </w:rPr>
                <w:t>6.1 and 14.4</w:t>
              </w:r>
            </w:ins>
          </w:p>
        </w:tc>
      </w:tr>
      <w:tr w:rsidR="00383F95" w14:paraId="67BE0B4C" w14:textId="77777777" w:rsidTr="00C851D8">
        <w:trPr>
          <w:ins w:id="104" w:author="Bruno Sousa" w:date="2026-10-17T16:38:00Z" w16du:dateUtc="2026-10-17T15:38:00Z"/>
        </w:trPr>
        <w:tc>
          <w:tcPr>
            <w:tcW w:w="1075" w:type="dxa"/>
            <w:vMerge/>
          </w:tcPr>
          <w:p w14:paraId="1BAADB1B" w14:textId="77777777" w:rsidR="00383F95" w:rsidRDefault="00383F95" w:rsidP="00C15AE1">
            <w:pPr>
              <w:rPr>
                <w:ins w:id="105" w:author="Bruno Sousa" w:date="2026-10-17T16:38:00Z" w16du:dateUtc="2026-10-17T15:38:00Z"/>
              </w:rPr>
            </w:pPr>
          </w:p>
        </w:tc>
        <w:tc>
          <w:tcPr>
            <w:tcW w:w="2250" w:type="dxa"/>
          </w:tcPr>
          <w:p w14:paraId="523D1F75" w14:textId="31FC665D" w:rsidR="00383F95" w:rsidRDefault="00383F95" w:rsidP="00C15AE1">
            <w:pPr>
              <w:rPr>
                <w:ins w:id="106" w:author="Bruno Sousa" w:date="2026-10-17T16:38:00Z" w16du:dateUtc="2026-10-17T15:38:00Z"/>
              </w:rPr>
            </w:pPr>
            <w:ins w:id="107" w:author="Bruno Sousa" w:date="2026-10-17T16:52:00Z" w16du:dateUtc="2026-10-17T15:52:00Z">
              <w:r>
                <w:t>Silent-period duration</w:t>
              </w:r>
            </w:ins>
          </w:p>
        </w:tc>
        <w:tc>
          <w:tcPr>
            <w:tcW w:w="4107" w:type="dxa"/>
          </w:tcPr>
          <w:p w14:paraId="0DECAEB6" w14:textId="11C0946B" w:rsidR="00383F95" w:rsidRDefault="00383F95" w:rsidP="00C15AE1">
            <w:pPr>
              <w:rPr>
                <w:ins w:id="108" w:author="Bruno Sousa" w:date="2026-10-17T16:38:00Z" w16du:dateUtc="2026-10-17T15:38:00Z"/>
              </w:rPr>
            </w:pPr>
            <w:ins w:id="109" w:author="Bruno Sousa" w:date="2026-10-17T16:52:00Z" w16du:dateUtc="2026-10-17T15:52:00Z">
              <w:r>
                <w:t>Number of lost warnings,</w:t>
              </w:r>
              <w:commentRangeStart w:id="110"/>
              <w:r>
                <w:t xml:space="preserve"> time-to-collision (TTC) violations, collision risk</w:t>
              </w:r>
            </w:ins>
            <w:commentRangeEnd w:id="110"/>
            <w:r>
              <w:rPr>
                <w:rStyle w:val="CommentReference"/>
                <w:sz w:val="22"/>
                <w:szCs w:val="22"/>
              </w:rPr>
              <w:commentReference w:id="110"/>
            </w:r>
          </w:p>
        </w:tc>
      </w:tr>
      <w:tr w:rsidR="00383F95" w14:paraId="6E208CA5" w14:textId="77777777" w:rsidTr="00C851D8">
        <w:trPr>
          <w:ins w:id="111" w:author="Bruno Sousa" w:date="2026-10-17T16:38:00Z" w16du:dateUtc="2026-10-17T15:38:00Z"/>
        </w:trPr>
        <w:tc>
          <w:tcPr>
            <w:tcW w:w="1075" w:type="dxa"/>
            <w:vMerge/>
          </w:tcPr>
          <w:p w14:paraId="30DFFB39" w14:textId="77777777" w:rsidR="00383F95" w:rsidRDefault="00383F95" w:rsidP="00C15AE1">
            <w:pPr>
              <w:rPr>
                <w:ins w:id="112" w:author="Bruno Sousa" w:date="2026-10-17T16:38:00Z" w16du:dateUtc="2026-10-17T15:38:00Z"/>
              </w:rPr>
            </w:pPr>
          </w:p>
        </w:tc>
        <w:tc>
          <w:tcPr>
            <w:tcW w:w="2250" w:type="dxa"/>
          </w:tcPr>
          <w:p w14:paraId="00C45FAB" w14:textId="0BF33222" w:rsidR="00383F95" w:rsidRDefault="00383F95" w:rsidP="00C15AE1">
            <w:pPr>
              <w:rPr>
                <w:ins w:id="113" w:author="Bruno Sousa" w:date="2026-10-17T16:38:00Z" w16du:dateUtc="2026-10-17T15:38:00Z"/>
              </w:rPr>
            </w:pPr>
            <w:ins w:id="114" w:author="Bruno Sousa" w:date="2026-10-17T16:56:00Z" w16du:dateUtc="2026-10-17T15:56:00Z">
              <w:r>
                <w:t>Neighbour-table / cooperative-perception disruption</w:t>
              </w:r>
            </w:ins>
          </w:p>
        </w:tc>
        <w:tc>
          <w:tcPr>
            <w:tcW w:w="4107" w:type="dxa"/>
          </w:tcPr>
          <w:p w14:paraId="0896DCAB" w14:textId="0127BB24" w:rsidR="00383F95" w:rsidRDefault="00383F95" w:rsidP="00C15AE1">
            <w:pPr>
              <w:rPr>
                <w:ins w:id="115" w:author="Bruno Sousa" w:date="2026-10-17T16:38:00Z" w16du:dateUtc="2026-10-17T15:38:00Z"/>
              </w:rPr>
            </w:pPr>
            <w:ins w:id="116" w:author="Bruno Sousa" w:date="2026-10-17T16:57:00Z" w16du:dateUtc="2026-10-17T15:57:00Z">
              <w:r>
                <w:t>How many tracking IDs are lost per change and how much position-tracking error (CPM/CAM) the receivers has.</w:t>
              </w:r>
            </w:ins>
          </w:p>
        </w:tc>
      </w:tr>
      <w:tr w:rsidR="00C15AE1" w14:paraId="2E48E7C4" w14:textId="77777777" w:rsidTr="00C15AE1">
        <w:trPr>
          <w:ins w:id="117" w:author="Bruno Sousa" w:date="2026-10-17T16:38:00Z" w16du:dateUtc="2026-10-17T15:38:00Z"/>
        </w:trPr>
        <w:tc>
          <w:tcPr>
            <w:tcW w:w="1075" w:type="dxa"/>
            <w:tcPrChange w:id="118" w:author="Bruno Sousa" w:date="2026-10-17T16:43:00Z" w16du:dateUtc="2026-10-17T15:43:00Z">
              <w:tcPr>
                <w:tcW w:w="2304" w:type="dxa"/>
                <w:gridSpan w:val="2"/>
              </w:tcPr>
            </w:tcPrChange>
          </w:tcPr>
          <w:p w14:paraId="1F7CF873" w14:textId="1B7C2E55" w:rsidR="00C15AE1" w:rsidRDefault="00383F95" w:rsidP="00C15AE1">
            <w:pPr>
              <w:rPr>
                <w:ins w:id="119" w:author="Bruno Sousa" w:date="2026-10-17T16:38:00Z" w16du:dateUtc="2026-10-17T15:38:00Z"/>
              </w:rPr>
            </w:pPr>
            <w:ins w:id="120" w:author="Bruno Sousa" w:date="2026-10-17T16:57:00Z" w16du:dateUtc="2026-10-17T15:57:00Z">
              <w:r>
                <w:t>Security</w:t>
              </w:r>
            </w:ins>
          </w:p>
        </w:tc>
        <w:tc>
          <w:tcPr>
            <w:tcW w:w="2250" w:type="dxa"/>
            <w:tcPrChange w:id="121" w:author="Bruno Sousa" w:date="2026-10-17T16:43:00Z" w16du:dateUtc="2026-10-17T15:43:00Z">
              <w:tcPr>
                <w:tcW w:w="2548" w:type="dxa"/>
                <w:gridSpan w:val="2"/>
              </w:tcPr>
            </w:tcPrChange>
          </w:tcPr>
          <w:p w14:paraId="71C09129" w14:textId="520172CC" w:rsidR="00C15AE1" w:rsidRDefault="00383F95" w:rsidP="00C15AE1">
            <w:pPr>
              <w:rPr>
                <w:ins w:id="122" w:author="Bruno Sousa" w:date="2026-10-17T16:38:00Z" w16du:dateUtc="2026-10-17T15:38:00Z"/>
              </w:rPr>
            </w:pPr>
            <w:ins w:id="123" w:author="Bruno Sousa" w:date="2026-10-17T16:58:00Z" w16du:dateUtc="2026-10-17T15:58:00Z">
              <w:r>
                <w:t>Cryptographic overhead</w:t>
              </w:r>
            </w:ins>
          </w:p>
        </w:tc>
        <w:tc>
          <w:tcPr>
            <w:tcW w:w="4107" w:type="dxa"/>
            <w:tcPrChange w:id="124" w:author="Bruno Sousa" w:date="2026-10-17T16:43:00Z" w16du:dateUtc="2026-10-17T15:43:00Z">
              <w:tcPr>
                <w:tcW w:w="2580" w:type="dxa"/>
              </w:tcPr>
            </w:tcPrChange>
          </w:tcPr>
          <w:p w14:paraId="4A993EDE" w14:textId="77777777" w:rsidR="00C15AE1" w:rsidRDefault="00383F95" w:rsidP="00C15AE1">
            <w:pPr>
              <w:rPr>
                <w:ins w:id="125" w:author="Bruno Sousa" w:date="2026-10-17T17:02:00Z" w16du:dateUtc="2026-10-17T16:02:00Z"/>
              </w:rPr>
            </w:pPr>
            <w:ins w:id="126" w:author="Bruno Sousa" w:date="2026-10-17T16:58:00Z" w16du:dateUtc="2026-10-17T15:58:00Z">
              <w:r>
                <w:t>Signing and verification latency, what are the message size</w:t>
              </w:r>
            </w:ins>
            <w:ins w:id="127" w:author="Bruno Sousa" w:date="2026-10-17T17:02:00Z" w16du:dateUtc="2026-10-17T16:02:00Z">
              <w:r w:rsidR="006A093A">
                <w:t>.</w:t>
              </w:r>
            </w:ins>
          </w:p>
          <w:p w14:paraId="4414C720" w14:textId="77777777" w:rsidR="006A093A" w:rsidRPr="0045417F" w:rsidRDefault="006A093A" w:rsidP="00C15AE1">
            <w:pPr>
              <w:rPr>
                <w:ins w:id="128" w:author="Bruno Sousa" w:date="2026-10-17T17:03:00Z" w16du:dateUtc="2026-10-17T16:03:00Z"/>
                <w:highlight w:val="yellow"/>
                <w:rPrChange w:id="129" w:author="Bruno Sousa" w:date="2026-10-17T17:03:00Z" w16du:dateUtc="2026-10-17T16:03:00Z">
                  <w:rPr>
                    <w:ins w:id="130" w:author="Bruno Sousa" w:date="2026-10-17T17:03:00Z" w16du:dateUtc="2026-10-17T16:03:00Z"/>
                  </w:rPr>
                </w:rPrChange>
              </w:rPr>
            </w:pPr>
            <w:ins w:id="131" w:author="Bruno Sousa" w:date="2026-10-17T17:02:00Z" w16du:dateUtc="2026-10-17T16:02:00Z">
              <w:r w:rsidRPr="0045417F">
                <w:rPr>
                  <w:highlight w:val="yellow"/>
                  <w:rPrChange w:id="132" w:author="Bruno Sousa" w:date="2026-10-17T17:03:00Z" w16du:dateUtc="2026-10-17T16:03:00Z">
                    <w:rPr/>
                  </w:rPrChange>
                </w:rPr>
                <w:t>Includes the metrics in section 2.2 and 14.2</w:t>
              </w:r>
            </w:ins>
          </w:p>
          <w:p w14:paraId="038DB3AE" w14:textId="33BCEE90" w:rsidR="0045417F" w:rsidRDefault="0045417F" w:rsidP="00C15AE1">
            <w:pPr>
              <w:rPr>
                <w:ins w:id="133" w:author="Bruno Sousa" w:date="2026-10-17T16:38:00Z" w16du:dateUtc="2026-10-17T15:38:00Z"/>
              </w:rPr>
            </w:pPr>
            <w:ins w:id="134" w:author="Bruno Sousa" w:date="2026-10-17T17:03:00Z" w16du:dateUtc="2026-10-17T16:03:00Z">
              <w:r w:rsidRPr="0045417F">
                <w:rPr>
                  <w:highlight w:val="yellow"/>
                  <w:rPrChange w:id="135" w:author="Bruno Sousa" w:date="2026-10-17T17:03:00Z" w16du:dateUtc="2026-10-17T16:03:00Z">
                    <w:rPr/>
                  </w:rPrChange>
                </w:rPr>
                <w:t>Includes the metrics in section 5.1 and 14.3</w:t>
              </w:r>
            </w:ins>
          </w:p>
        </w:tc>
      </w:tr>
      <w:tr w:rsidR="00C15AE1" w14:paraId="67DB60E2" w14:textId="77777777" w:rsidTr="00C15AE1">
        <w:trPr>
          <w:ins w:id="136" w:author="Bruno Sousa" w:date="2026-10-17T16:38:00Z" w16du:dateUtc="2026-10-17T15:38:00Z"/>
        </w:trPr>
        <w:tc>
          <w:tcPr>
            <w:tcW w:w="1075" w:type="dxa"/>
            <w:tcPrChange w:id="137" w:author="Bruno Sousa" w:date="2026-10-17T16:43:00Z" w16du:dateUtc="2026-10-17T15:43:00Z">
              <w:tcPr>
                <w:tcW w:w="2304" w:type="dxa"/>
                <w:gridSpan w:val="2"/>
              </w:tcPr>
            </w:tcPrChange>
          </w:tcPr>
          <w:p w14:paraId="6B0E95A1" w14:textId="77777777" w:rsidR="00C15AE1" w:rsidRDefault="00C15AE1" w:rsidP="00C15AE1">
            <w:pPr>
              <w:rPr>
                <w:ins w:id="138" w:author="Bruno Sousa" w:date="2026-10-17T16:38:00Z" w16du:dateUtc="2026-10-17T15:38:00Z"/>
              </w:rPr>
            </w:pPr>
          </w:p>
        </w:tc>
        <w:tc>
          <w:tcPr>
            <w:tcW w:w="2250" w:type="dxa"/>
            <w:tcPrChange w:id="139" w:author="Bruno Sousa" w:date="2026-10-17T16:43:00Z" w16du:dateUtc="2026-10-17T15:43:00Z">
              <w:tcPr>
                <w:tcW w:w="2548" w:type="dxa"/>
                <w:gridSpan w:val="2"/>
              </w:tcPr>
            </w:tcPrChange>
          </w:tcPr>
          <w:p w14:paraId="3DF015A8" w14:textId="30CC97DF" w:rsidR="00C15AE1" w:rsidRDefault="00383F95" w:rsidP="00C15AE1">
            <w:pPr>
              <w:rPr>
                <w:ins w:id="140" w:author="Bruno Sousa" w:date="2026-10-17T16:38:00Z" w16du:dateUtc="2026-10-17T15:38:00Z"/>
              </w:rPr>
            </w:pPr>
            <w:ins w:id="141" w:author="Bruno Sousa" w:date="2026-10-17T16:59:00Z" w16du:dateUtc="2026-10-17T15:59:00Z">
              <w:r>
                <w:t>Misbehaviour detection</w:t>
              </w:r>
            </w:ins>
          </w:p>
        </w:tc>
        <w:tc>
          <w:tcPr>
            <w:tcW w:w="4107" w:type="dxa"/>
            <w:tcPrChange w:id="142" w:author="Bruno Sousa" w:date="2026-10-17T16:43:00Z" w16du:dateUtc="2026-10-17T15:43:00Z">
              <w:tcPr>
                <w:tcW w:w="2580" w:type="dxa"/>
              </w:tcPr>
            </w:tcPrChange>
          </w:tcPr>
          <w:p w14:paraId="3E7BA480" w14:textId="5D47A771" w:rsidR="00C15AE1" w:rsidRDefault="00383F95" w:rsidP="00C15AE1">
            <w:pPr>
              <w:rPr>
                <w:ins w:id="143" w:author="Bruno Sousa" w:date="2026-10-17T16:38:00Z" w16du:dateUtc="2026-10-17T15:38:00Z"/>
              </w:rPr>
            </w:pPr>
            <w:ins w:id="144" w:author="Bruno Sousa" w:date="2026-10-17T16:59:00Z" w16du:dateUtc="2026-10-17T15:59:00Z">
              <w:r>
                <w:t>When identities change what is the impact on the</w:t>
              </w:r>
              <w:commentRangeStart w:id="145"/>
              <w:r>
                <w:t xml:space="preserve"> misbehaviour </w:t>
              </w:r>
              <w:r>
                <w:t>detection rate</w:t>
              </w:r>
            </w:ins>
            <w:commentRangeEnd w:id="145"/>
            <w:r>
              <w:rPr>
                <w:rStyle w:val="CommentReference"/>
                <w:sz w:val="22"/>
                <w:szCs w:val="22"/>
              </w:rPr>
              <w:commentReference w:id="145"/>
            </w:r>
          </w:p>
        </w:tc>
      </w:tr>
      <w:tr w:rsidR="00383F95" w14:paraId="5A054417" w14:textId="77777777" w:rsidTr="00C15AE1">
        <w:trPr>
          <w:ins w:id="146" w:author="Bruno Sousa" w:date="2026-10-17T17:00:00Z" w16du:dateUtc="2026-10-17T16:00:00Z"/>
        </w:trPr>
        <w:tc>
          <w:tcPr>
            <w:tcW w:w="1075" w:type="dxa"/>
          </w:tcPr>
          <w:p w14:paraId="0EA9315F" w14:textId="3D906A07" w:rsidR="00383F95" w:rsidRDefault="00383F95" w:rsidP="00C15AE1">
            <w:pPr>
              <w:rPr>
                <w:ins w:id="147" w:author="Bruno Sousa" w:date="2026-10-17T17:00:00Z" w16du:dateUtc="2026-10-17T16:00:00Z"/>
              </w:rPr>
            </w:pPr>
            <w:ins w:id="148" w:author="Bruno Sousa" w:date="2026-10-17T17:00:00Z" w16du:dateUtc="2026-10-17T16:00:00Z">
              <w:r>
                <w:t>C</w:t>
              </w:r>
            </w:ins>
            <w:ins w:id="149" w:author="Bruno Sousa" w:date="2026-10-17T17:01:00Z" w16du:dateUtc="2026-10-17T16:01:00Z">
              <w:r>
                <w:t>ost</w:t>
              </w:r>
            </w:ins>
          </w:p>
        </w:tc>
        <w:tc>
          <w:tcPr>
            <w:tcW w:w="2250" w:type="dxa"/>
          </w:tcPr>
          <w:p w14:paraId="0BD7D079" w14:textId="2A631BD5" w:rsidR="00383F95" w:rsidRDefault="00383F95" w:rsidP="00C15AE1">
            <w:pPr>
              <w:rPr>
                <w:ins w:id="150" w:author="Bruno Sousa" w:date="2026-10-17T17:00:00Z" w16du:dateUtc="2026-10-17T16:00:00Z"/>
              </w:rPr>
            </w:pPr>
            <w:ins w:id="151" w:author="Bruno Sousa" w:date="2026-10-17T17:01:00Z" w16du:dateUtc="2026-10-17T16:01:00Z">
              <w:r>
                <w:t>Change synchronization ratio</w:t>
              </w:r>
            </w:ins>
          </w:p>
        </w:tc>
        <w:tc>
          <w:tcPr>
            <w:tcW w:w="4107" w:type="dxa"/>
          </w:tcPr>
          <w:p w14:paraId="716565F4" w14:textId="3433F769" w:rsidR="00383F95" w:rsidRDefault="00383F95" w:rsidP="00C15AE1">
            <w:pPr>
              <w:rPr>
                <w:ins w:id="152" w:author="Bruno Sousa" w:date="2026-10-17T17:00:00Z" w16du:dateUtc="2026-10-17T16:00:00Z"/>
              </w:rPr>
            </w:pPr>
            <w:ins w:id="153" w:author="Bruno Sousa" w:date="2026-10-17T17:01:00Z" w16du:dateUtc="2026-10-17T16:01:00Z">
              <w:r>
                <w:t>How many neighbours change together (cooperatively or synchronously)</w:t>
              </w:r>
            </w:ins>
          </w:p>
        </w:tc>
      </w:tr>
      <w:tr w:rsidR="00383F95" w14:paraId="44B4051A" w14:textId="77777777" w:rsidTr="00C15AE1">
        <w:trPr>
          <w:ins w:id="154" w:author="Bruno Sousa" w:date="2026-10-17T17:01:00Z" w16du:dateUtc="2026-10-17T16:01:00Z"/>
        </w:trPr>
        <w:tc>
          <w:tcPr>
            <w:tcW w:w="1075" w:type="dxa"/>
          </w:tcPr>
          <w:p w14:paraId="08F247DE" w14:textId="77777777" w:rsidR="00383F95" w:rsidRDefault="00383F95" w:rsidP="00C15AE1">
            <w:pPr>
              <w:rPr>
                <w:ins w:id="155" w:author="Bruno Sousa" w:date="2026-10-17T17:01:00Z" w16du:dateUtc="2026-10-17T16:01:00Z"/>
              </w:rPr>
            </w:pPr>
          </w:p>
        </w:tc>
        <w:tc>
          <w:tcPr>
            <w:tcW w:w="2250" w:type="dxa"/>
          </w:tcPr>
          <w:p w14:paraId="51BBB975" w14:textId="77777777" w:rsidR="00383F95" w:rsidRDefault="00383F95" w:rsidP="00C15AE1">
            <w:pPr>
              <w:rPr>
                <w:ins w:id="156" w:author="Bruno Sousa" w:date="2026-10-17T17:01:00Z" w16du:dateUtc="2026-10-17T16:01:00Z"/>
              </w:rPr>
            </w:pPr>
          </w:p>
        </w:tc>
        <w:tc>
          <w:tcPr>
            <w:tcW w:w="4107" w:type="dxa"/>
          </w:tcPr>
          <w:p w14:paraId="29C6A4FB" w14:textId="77777777" w:rsidR="00383F95" w:rsidRDefault="00383F95" w:rsidP="00C15AE1">
            <w:pPr>
              <w:rPr>
                <w:ins w:id="157" w:author="Bruno Sousa" w:date="2026-10-17T17:01:00Z" w16du:dateUtc="2026-10-17T16:01:00Z"/>
              </w:rPr>
            </w:pPr>
          </w:p>
        </w:tc>
      </w:tr>
    </w:tbl>
    <w:p w14:paraId="40F5434F" w14:textId="77777777" w:rsidR="00C15AE1" w:rsidRDefault="00C15AE1" w:rsidP="00C15AE1">
      <w:pPr>
        <w:rPr>
          <w:ins w:id="158" w:author="Bruno Sousa" w:date="2026-10-17T16:37:00Z" w16du:dateUtc="2026-10-17T15:37:00Z"/>
        </w:rPr>
      </w:pPr>
    </w:p>
    <w:p w14:paraId="7BC69922" w14:textId="3496F256" w:rsidR="00C15AE1" w:rsidRDefault="00C15AE1" w:rsidP="00C15AE1">
      <w:pPr>
        <w:rPr>
          <w:ins w:id="159" w:author="Bruno Sousa" w:date="2026-10-17T16:37:00Z" w16du:dateUtc="2026-10-17T15:37:00Z"/>
        </w:rPr>
      </w:pPr>
      <w:ins w:id="160" w:author="Bruno Sousa" w:date="2026-10-17T16:37:00Z" w16du:dateUtc="2026-10-17T15:37:00Z">
        <w:r>
          <w:t>Keep the metrics in sections 2.2 or  14.2 (as highlighted per Claude)</w:t>
        </w:r>
      </w:ins>
    </w:p>
    <w:p w14:paraId="4C5A5530" w14:textId="77777777" w:rsidR="00C15AE1" w:rsidRPr="00C15AE1" w:rsidRDefault="00C15AE1" w:rsidP="00C15AE1">
      <w:pPr>
        <w:rPr>
          <w:ins w:id="161" w:author="Bruno Sousa" w:date="2026-10-17T09:37:00Z" w16du:dateUtc="2026-10-17T08:37:00Z"/>
        </w:rPr>
        <w:pPrChange w:id="162" w:author="Bruno Sousa" w:date="2026-10-17T16:36:00Z" w16du:dateUtc="2026-10-17T15:36:00Z">
          <w:pPr>
            <w:pStyle w:val="Heading2"/>
          </w:pPr>
        </w:pPrChange>
      </w:pPr>
    </w:p>
    <w:p w14:paraId="5CF9E765" w14:textId="76D75850" w:rsidR="00975512" w:rsidRDefault="00975512" w:rsidP="00975512">
      <w:pPr>
        <w:pStyle w:val="Heading2"/>
        <w:rPr>
          <w:ins w:id="163" w:author="Bruno Sousa" w:date="2026-10-17T09:36:00Z" w16du:dateUtc="2026-10-17T08:36:00Z"/>
        </w:rPr>
      </w:pPr>
      <w:commentRangeStart w:id="164"/>
      <w:ins w:id="165" w:author="Bruno Sousa" w:date="2026-10-17T09:36:00Z" w16du:dateUtc="2026-10-17T08:36:00Z">
        <w:r>
          <w:lastRenderedPageBreak/>
          <w:t>2.2 Already measured</w:t>
        </w:r>
        <w:commentRangeEnd w:id="164"/>
        <w:r>
          <w:rPr>
            <w:rStyle w:val="CommentReference"/>
            <w:sz w:val="26"/>
            <w:szCs w:val="26"/>
          </w:rPr>
          <w:commentReference w:id="164"/>
        </w:r>
      </w:ins>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3703"/>
        <w:gridCol w:w="2144"/>
        <w:gridCol w:w="3898"/>
      </w:tblGrid>
      <w:tr w:rsidR="00975512" w14:paraId="2894317B" w14:textId="77777777" w:rsidTr="00B64E10">
        <w:trPr>
          <w:tblHeader/>
          <w:jc w:val="center"/>
          <w:ins w:id="166" w:author="Bruno Sousa" w:date="2026-10-17T09:36:00Z" w16du:dateUtc="2026-10-17T08:36:00Z"/>
        </w:trPr>
        <w:tc>
          <w:tcPr>
            <w:tcW w:w="3703" w:type="dxa"/>
            <w:tcBorders>
              <w:bottom w:val="single" w:sz="18" w:space="0" w:color="4F81BD"/>
            </w:tcBorders>
          </w:tcPr>
          <w:p w14:paraId="7A2EFF48" w14:textId="77777777" w:rsidR="00975512" w:rsidRDefault="00975512" w:rsidP="00B64E10">
            <w:pPr>
              <w:spacing w:after="0" w:line="240" w:lineRule="auto"/>
              <w:rPr>
                <w:ins w:id="167" w:author="Bruno Sousa" w:date="2026-10-17T09:36:00Z" w16du:dateUtc="2026-10-17T08:36:00Z"/>
              </w:rPr>
            </w:pPr>
            <w:ins w:id="168" w:author="Bruno Sousa" w:date="2026-10-17T09:36:00Z" w16du:dateUtc="2026-10-17T08:36:00Z">
              <w:r>
                <w:rPr>
                  <w:b/>
                  <w:sz w:val="19"/>
                  <w:szCs w:val="19"/>
                </w:rPr>
                <w:t>Measure</w:t>
              </w:r>
            </w:ins>
          </w:p>
        </w:tc>
        <w:tc>
          <w:tcPr>
            <w:tcW w:w="2144" w:type="dxa"/>
            <w:tcBorders>
              <w:bottom w:val="single" w:sz="18" w:space="0" w:color="4F81BD"/>
            </w:tcBorders>
          </w:tcPr>
          <w:p w14:paraId="78045514" w14:textId="77777777" w:rsidR="00975512" w:rsidRDefault="00975512" w:rsidP="00B64E10">
            <w:pPr>
              <w:spacing w:after="0" w:line="240" w:lineRule="auto"/>
              <w:rPr>
                <w:ins w:id="169" w:author="Bruno Sousa" w:date="2026-10-17T09:36:00Z" w16du:dateUtc="2026-10-17T08:36:00Z"/>
              </w:rPr>
            </w:pPr>
            <w:ins w:id="170" w:author="Bruno Sousa" w:date="2026-10-17T09:36:00Z" w16du:dateUtc="2026-10-17T08:36:00Z">
              <w:r>
                <w:rPr>
                  <w:b/>
                  <w:sz w:val="19"/>
                  <w:szCs w:val="19"/>
                </w:rPr>
                <w:t>Where</w:t>
              </w:r>
            </w:ins>
          </w:p>
        </w:tc>
        <w:tc>
          <w:tcPr>
            <w:tcW w:w="3898" w:type="dxa"/>
            <w:tcBorders>
              <w:bottom w:val="single" w:sz="18" w:space="0" w:color="4F81BD"/>
            </w:tcBorders>
          </w:tcPr>
          <w:p w14:paraId="5940DE12" w14:textId="77777777" w:rsidR="00975512" w:rsidRDefault="00975512" w:rsidP="00B64E10">
            <w:pPr>
              <w:spacing w:after="0" w:line="240" w:lineRule="auto"/>
              <w:rPr>
                <w:ins w:id="171" w:author="Bruno Sousa" w:date="2026-10-17T09:36:00Z" w16du:dateUtc="2026-10-17T08:36:00Z"/>
              </w:rPr>
            </w:pPr>
            <w:ins w:id="172" w:author="Bruno Sousa" w:date="2026-10-17T09:36:00Z" w16du:dateUtc="2026-10-17T08:36:00Z">
              <w:r>
                <w:rPr>
                  <w:b/>
                  <w:sz w:val="19"/>
                  <w:szCs w:val="19"/>
                </w:rPr>
                <w:t>Covers</w:t>
              </w:r>
            </w:ins>
          </w:p>
        </w:tc>
      </w:tr>
      <w:tr w:rsidR="00975512" w14:paraId="26AC5E77" w14:textId="77777777" w:rsidTr="00B64E10">
        <w:trPr>
          <w:jc w:val="center"/>
          <w:ins w:id="173" w:author="Bruno Sousa" w:date="2026-10-17T09:36:00Z" w16du:dateUtc="2026-10-17T08:36:00Z"/>
        </w:trPr>
        <w:tc>
          <w:tcPr>
            <w:tcW w:w="3703" w:type="dxa"/>
            <w:shd w:val="clear" w:color="auto" w:fill="D3DFEE"/>
          </w:tcPr>
          <w:p w14:paraId="583B0676" w14:textId="77777777" w:rsidR="00975512" w:rsidRDefault="00975512" w:rsidP="00B64E10">
            <w:pPr>
              <w:spacing w:after="0" w:line="240" w:lineRule="auto"/>
              <w:rPr>
                <w:ins w:id="174" w:author="Bruno Sousa" w:date="2026-10-17T09:36:00Z" w16du:dateUtc="2026-10-17T08:36:00Z"/>
              </w:rPr>
            </w:pPr>
            <w:ins w:id="175" w:author="Bruno Sousa" w:date="2026-10-17T09:36:00Z" w16du:dateUtc="2026-10-17T08:36:00Z">
              <w:r>
                <w:rPr>
                  <w:b/>
                  <w:sz w:val="19"/>
                  <w:szCs w:val="19"/>
                </w:rPr>
                <w:t>`&lt;station&gt;.pki.refresh_ms_mean`, `refresh_ms_max`</w:t>
              </w:r>
            </w:ins>
          </w:p>
        </w:tc>
        <w:tc>
          <w:tcPr>
            <w:tcW w:w="2144" w:type="dxa"/>
            <w:shd w:val="clear" w:color="auto" w:fill="D3DFEE"/>
          </w:tcPr>
          <w:p w14:paraId="6B73C158" w14:textId="77777777" w:rsidR="00975512" w:rsidRDefault="00975512" w:rsidP="00B64E10">
            <w:pPr>
              <w:spacing w:after="0" w:line="240" w:lineRule="auto"/>
              <w:rPr>
                <w:ins w:id="176" w:author="Bruno Sousa" w:date="2026-10-17T09:36:00Z" w16du:dateUtc="2026-10-17T08:36:00Z"/>
              </w:rPr>
            </w:pPr>
            <w:ins w:id="177" w:author="Bruno Sousa" w:date="2026-10-17T09:36:00Z" w16du:dateUtc="2026-10-17T08:36:00Z">
              <w:r>
                <w:rPr>
                  <w:sz w:val="19"/>
                  <w:szCs w:val="19"/>
                </w:rPr>
                <w:t>`vnapctl check`</w:t>
              </w:r>
            </w:ins>
          </w:p>
        </w:tc>
        <w:tc>
          <w:tcPr>
            <w:tcW w:w="3898" w:type="dxa"/>
            <w:shd w:val="clear" w:color="auto" w:fill="D3DFEE"/>
          </w:tcPr>
          <w:p w14:paraId="52CD3D10" w14:textId="77777777" w:rsidR="00975512" w:rsidRDefault="00975512" w:rsidP="00B64E10">
            <w:pPr>
              <w:spacing w:after="0" w:line="240" w:lineRule="auto"/>
              <w:rPr>
                <w:ins w:id="178" w:author="Bruno Sousa" w:date="2026-10-17T09:36:00Z" w16du:dateUtc="2026-10-17T08:36:00Z"/>
              </w:rPr>
            </w:pPr>
            <w:ins w:id="179" w:author="Bruno Sousa" w:date="2026-10-17T09:36:00Z" w16du:dateUtc="2026-10-17T08:36:00Z">
              <w:r>
                <w:rPr>
                  <w:sz w:val="19"/>
                  <w:szCs w:val="19"/>
                </w:rPr>
                <w:t>time from a refill request to its installation</w:t>
              </w:r>
            </w:ins>
          </w:p>
        </w:tc>
      </w:tr>
      <w:tr w:rsidR="00975512" w14:paraId="1C1E85DB" w14:textId="77777777" w:rsidTr="00B64E10">
        <w:trPr>
          <w:jc w:val="center"/>
          <w:ins w:id="180" w:author="Bruno Sousa" w:date="2026-10-17T09:36:00Z" w16du:dateUtc="2026-10-17T08:36:00Z"/>
        </w:trPr>
        <w:tc>
          <w:tcPr>
            <w:tcW w:w="3703" w:type="dxa"/>
          </w:tcPr>
          <w:p w14:paraId="3DB0B1EE" w14:textId="77777777" w:rsidR="00975512" w:rsidRDefault="00975512" w:rsidP="00B64E10">
            <w:pPr>
              <w:spacing w:after="0" w:line="240" w:lineRule="auto"/>
              <w:rPr>
                <w:ins w:id="181" w:author="Bruno Sousa" w:date="2026-10-17T09:36:00Z" w16du:dateUtc="2026-10-17T08:36:00Z"/>
              </w:rPr>
            </w:pPr>
            <w:ins w:id="182" w:author="Bruno Sousa" w:date="2026-10-17T09:36:00Z" w16du:dateUtc="2026-10-17T08:36:00Z">
              <w:r>
                <w:rPr>
                  <w:b/>
                  <w:sz w:val="19"/>
                  <w:szCs w:val="19"/>
                </w:rPr>
                <w:t>`&lt;station&gt;.pki.derivation_ms_mean`</w:t>
              </w:r>
            </w:ins>
          </w:p>
        </w:tc>
        <w:tc>
          <w:tcPr>
            <w:tcW w:w="2144" w:type="dxa"/>
          </w:tcPr>
          <w:p w14:paraId="3EA6C1DD" w14:textId="77777777" w:rsidR="00975512" w:rsidRDefault="00975512" w:rsidP="00B64E10">
            <w:pPr>
              <w:spacing w:after="0" w:line="240" w:lineRule="auto"/>
              <w:rPr>
                <w:ins w:id="183" w:author="Bruno Sousa" w:date="2026-10-17T09:36:00Z" w16du:dateUtc="2026-10-17T08:36:00Z"/>
              </w:rPr>
            </w:pPr>
            <w:ins w:id="184" w:author="Bruno Sousa" w:date="2026-10-17T09:36:00Z" w16du:dateUtc="2026-10-17T08:36:00Z">
              <w:r>
                <w:rPr>
                  <w:sz w:val="19"/>
                  <w:szCs w:val="19"/>
                </w:rPr>
                <w:t>`vnapctl check`</w:t>
              </w:r>
            </w:ins>
          </w:p>
        </w:tc>
        <w:tc>
          <w:tcPr>
            <w:tcW w:w="3898" w:type="dxa"/>
          </w:tcPr>
          <w:p w14:paraId="1E68234A" w14:textId="77777777" w:rsidR="00975512" w:rsidRDefault="00975512" w:rsidP="00B64E10">
            <w:pPr>
              <w:spacing w:after="0" w:line="240" w:lineRule="auto"/>
              <w:rPr>
                <w:ins w:id="185" w:author="Bruno Sousa" w:date="2026-10-17T09:36:00Z" w16du:dateUtc="2026-10-17T08:36:00Z"/>
              </w:rPr>
            </w:pPr>
            <w:ins w:id="186" w:author="Bruno Sousa" w:date="2026-10-17T09:36:00Z" w16du:dateUtc="2026-10-17T08:36:00Z">
              <w:r>
                <w:rPr>
                  <w:sz w:val="19"/>
                  <w:szCs w:val="19"/>
                </w:rPr>
                <w:t>key derivation per batch</w:t>
              </w:r>
            </w:ins>
          </w:p>
        </w:tc>
      </w:tr>
      <w:tr w:rsidR="00975512" w14:paraId="627A68F2" w14:textId="77777777" w:rsidTr="00B64E10">
        <w:trPr>
          <w:jc w:val="center"/>
          <w:ins w:id="187" w:author="Bruno Sousa" w:date="2026-10-17T09:36:00Z" w16du:dateUtc="2026-10-17T08:36:00Z"/>
        </w:trPr>
        <w:tc>
          <w:tcPr>
            <w:tcW w:w="3703" w:type="dxa"/>
            <w:shd w:val="clear" w:color="auto" w:fill="D3DFEE"/>
          </w:tcPr>
          <w:p w14:paraId="5A01F055" w14:textId="77777777" w:rsidR="00975512" w:rsidRDefault="00975512" w:rsidP="00B64E10">
            <w:pPr>
              <w:spacing w:after="0" w:line="240" w:lineRule="auto"/>
              <w:rPr>
                <w:ins w:id="188" w:author="Bruno Sousa" w:date="2026-10-17T09:36:00Z" w16du:dateUtc="2026-10-17T08:36:00Z"/>
              </w:rPr>
            </w:pPr>
            <w:ins w:id="189" w:author="Bruno Sousa" w:date="2026-10-17T09:36:00Z" w16du:dateUtc="2026-10-17T08:36:00Z">
              <w:r>
                <w:rPr>
                  <w:b/>
                  <w:sz w:val="19"/>
                  <w:szCs w:val="19"/>
                </w:rPr>
                <w:t>`&lt;station&gt;.pki.starved`</w:t>
              </w:r>
            </w:ins>
          </w:p>
        </w:tc>
        <w:tc>
          <w:tcPr>
            <w:tcW w:w="2144" w:type="dxa"/>
            <w:shd w:val="clear" w:color="auto" w:fill="D3DFEE"/>
          </w:tcPr>
          <w:p w14:paraId="176DDB8D" w14:textId="77777777" w:rsidR="00975512" w:rsidRDefault="00975512" w:rsidP="00B64E10">
            <w:pPr>
              <w:spacing w:after="0" w:line="240" w:lineRule="auto"/>
              <w:rPr>
                <w:ins w:id="190" w:author="Bruno Sousa" w:date="2026-10-17T09:36:00Z" w16du:dateUtc="2026-10-17T08:36:00Z"/>
              </w:rPr>
            </w:pPr>
            <w:ins w:id="191" w:author="Bruno Sousa" w:date="2026-10-17T09:36:00Z" w16du:dateUtc="2026-10-17T08:36:00Z">
              <w:r>
                <w:rPr>
                  <w:sz w:val="19"/>
                  <w:szCs w:val="19"/>
                </w:rPr>
                <w:t>`vnapctl check`</w:t>
              </w:r>
            </w:ins>
          </w:p>
        </w:tc>
        <w:tc>
          <w:tcPr>
            <w:tcW w:w="3898" w:type="dxa"/>
            <w:shd w:val="clear" w:color="auto" w:fill="D3DFEE"/>
          </w:tcPr>
          <w:p w14:paraId="6C8C6E90" w14:textId="77777777" w:rsidR="00975512" w:rsidRDefault="00975512" w:rsidP="00B64E10">
            <w:pPr>
              <w:spacing w:after="0" w:line="240" w:lineRule="auto"/>
              <w:rPr>
                <w:ins w:id="192" w:author="Bruno Sousa" w:date="2026-10-17T09:36:00Z" w16du:dateUtc="2026-10-17T08:36:00Z"/>
              </w:rPr>
            </w:pPr>
            <w:ins w:id="193" w:author="Bruno Sousa" w:date="2026-10-17T09:36:00Z" w16du:dateUtc="2026-10-17T08:36:00Z">
              <w:r>
                <w:rPr>
                  <w:sz w:val="19"/>
                  <w:szCs w:val="19"/>
                </w:rPr>
                <w:t>changes refused for lack of certificates</w:t>
              </w:r>
            </w:ins>
          </w:p>
        </w:tc>
      </w:tr>
      <w:tr w:rsidR="00975512" w14:paraId="306DEB5C" w14:textId="77777777" w:rsidTr="00B64E10">
        <w:trPr>
          <w:jc w:val="center"/>
          <w:ins w:id="194" w:author="Bruno Sousa" w:date="2026-10-17T09:36:00Z" w16du:dateUtc="2026-10-17T08:36:00Z"/>
        </w:trPr>
        <w:tc>
          <w:tcPr>
            <w:tcW w:w="3703" w:type="dxa"/>
          </w:tcPr>
          <w:p w14:paraId="0D18F5A4" w14:textId="77777777" w:rsidR="00975512" w:rsidRDefault="00975512" w:rsidP="00B64E10">
            <w:pPr>
              <w:spacing w:after="0" w:line="240" w:lineRule="auto"/>
              <w:rPr>
                <w:ins w:id="195" w:author="Bruno Sousa" w:date="2026-10-17T09:36:00Z" w16du:dateUtc="2026-10-17T08:36:00Z"/>
              </w:rPr>
            </w:pPr>
            <w:ins w:id="196" w:author="Bruno Sousa" w:date="2026-10-17T09:36:00Z" w16du:dateUtc="2026-10-17T08:36:00Z">
              <w:r>
                <w:rPr>
                  <w:b/>
                  <w:sz w:val="19"/>
                  <w:szCs w:val="19"/>
                </w:rPr>
                <w:t>`pki.issue_ms_max`, `pki.queue_ms_max`</w:t>
              </w:r>
            </w:ins>
          </w:p>
        </w:tc>
        <w:tc>
          <w:tcPr>
            <w:tcW w:w="2144" w:type="dxa"/>
          </w:tcPr>
          <w:p w14:paraId="1194535F" w14:textId="77777777" w:rsidR="00975512" w:rsidRDefault="00975512" w:rsidP="00B64E10">
            <w:pPr>
              <w:spacing w:after="0" w:line="240" w:lineRule="auto"/>
              <w:rPr>
                <w:ins w:id="197" w:author="Bruno Sousa" w:date="2026-10-17T09:36:00Z" w16du:dateUtc="2026-10-17T08:36:00Z"/>
              </w:rPr>
            </w:pPr>
            <w:ins w:id="198" w:author="Bruno Sousa" w:date="2026-10-17T09:36:00Z" w16du:dateUtc="2026-10-17T08:36:00Z">
              <w:r>
                <w:rPr>
                  <w:sz w:val="19"/>
                  <w:szCs w:val="19"/>
                </w:rPr>
                <w:t>`vnapctl check`</w:t>
              </w:r>
            </w:ins>
          </w:p>
        </w:tc>
        <w:tc>
          <w:tcPr>
            <w:tcW w:w="3898" w:type="dxa"/>
          </w:tcPr>
          <w:p w14:paraId="024F1F3C" w14:textId="77777777" w:rsidR="00975512" w:rsidRDefault="00975512" w:rsidP="00B64E10">
            <w:pPr>
              <w:spacing w:after="0" w:line="240" w:lineRule="auto"/>
              <w:rPr>
                <w:ins w:id="199" w:author="Bruno Sousa" w:date="2026-10-17T09:36:00Z" w16du:dateUtc="2026-10-17T08:36:00Z"/>
              </w:rPr>
            </w:pPr>
            <w:ins w:id="200" w:author="Bruno Sousa" w:date="2026-10-17T09:36:00Z" w16du:dateUtc="2026-10-17T08:36:00Z">
              <w:r>
                <w:rPr>
                  <w:sz w:val="19"/>
                  <w:szCs w:val="19"/>
                </w:rPr>
                <w:t>work and queueing at the PKI</w:t>
              </w:r>
            </w:ins>
          </w:p>
        </w:tc>
      </w:tr>
      <w:tr w:rsidR="00975512" w14:paraId="4CCDC55E" w14:textId="77777777" w:rsidTr="00B64E10">
        <w:trPr>
          <w:jc w:val="center"/>
          <w:ins w:id="201" w:author="Bruno Sousa" w:date="2026-10-17T09:36:00Z" w16du:dateUtc="2026-10-17T08:36:00Z"/>
        </w:trPr>
        <w:tc>
          <w:tcPr>
            <w:tcW w:w="3703" w:type="dxa"/>
            <w:shd w:val="clear" w:color="auto" w:fill="D3DFEE"/>
          </w:tcPr>
          <w:p w14:paraId="03EAE27F" w14:textId="77777777" w:rsidR="00975512" w:rsidRDefault="00975512" w:rsidP="00B64E10">
            <w:pPr>
              <w:spacing w:after="0" w:line="240" w:lineRule="auto"/>
              <w:rPr>
                <w:ins w:id="202" w:author="Bruno Sousa" w:date="2026-10-17T09:36:00Z" w16du:dateUtc="2026-10-17T08:36:00Z"/>
              </w:rPr>
            </w:pPr>
            <w:ins w:id="203" w:author="Bruno Sousa" w:date="2026-10-17T09:36:00Z" w16du:dateUtc="2026-10-17T08:36:00Z">
              <w:r>
                <w:rPr>
                  <w:b/>
                  <w:sz w:val="19"/>
                  <w:szCs w:val="19"/>
                </w:rPr>
                <w:t>`silent period over, &lt;n&gt; frame(s) suppressed`</w:t>
              </w:r>
            </w:ins>
          </w:p>
        </w:tc>
        <w:tc>
          <w:tcPr>
            <w:tcW w:w="2144" w:type="dxa"/>
            <w:shd w:val="clear" w:color="auto" w:fill="D3DFEE"/>
          </w:tcPr>
          <w:p w14:paraId="64FFE3D9" w14:textId="77777777" w:rsidR="00975512" w:rsidRDefault="00975512" w:rsidP="00B64E10">
            <w:pPr>
              <w:spacing w:after="0" w:line="240" w:lineRule="auto"/>
              <w:rPr>
                <w:ins w:id="204" w:author="Bruno Sousa" w:date="2026-10-17T09:36:00Z" w16du:dateUtc="2026-10-17T08:36:00Z"/>
              </w:rPr>
            </w:pPr>
            <w:ins w:id="205" w:author="Bruno Sousa" w:date="2026-10-17T09:36:00Z" w16du:dateUtc="2026-10-17T08:36:00Z">
              <w:r>
                <w:rPr>
                  <w:sz w:val="19"/>
                  <w:szCs w:val="19"/>
                </w:rPr>
                <w:t>station log</w:t>
              </w:r>
            </w:ins>
          </w:p>
        </w:tc>
        <w:tc>
          <w:tcPr>
            <w:tcW w:w="3898" w:type="dxa"/>
            <w:shd w:val="clear" w:color="auto" w:fill="D3DFEE"/>
          </w:tcPr>
          <w:p w14:paraId="47D4E123" w14:textId="77777777" w:rsidR="00975512" w:rsidRDefault="00975512" w:rsidP="00B64E10">
            <w:pPr>
              <w:spacing w:after="0" w:line="240" w:lineRule="auto"/>
              <w:rPr>
                <w:ins w:id="206" w:author="Bruno Sousa" w:date="2026-10-17T09:36:00Z" w16du:dateUtc="2026-10-17T08:36:00Z"/>
              </w:rPr>
            </w:pPr>
            <w:ins w:id="207" w:author="Bruno Sousa" w:date="2026-10-17T09:36:00Z" w16du:dateUtc="2026-10-17T08:36:00Z">
              <w:r>
                <w:rPr>
                  <w:sz w:val="19"/>
                  <w:szCs w:val="19"/>
                </w:rPr>
                <w:t>frames dropped per silent period</w:t>
              </w:r>
            </w:ins>
          </w:p>
        </w:tc>
      </w:tr>
      <w:tr w:rsidR="00975512" w14:paraId="565611EC" w14:textId="77777777" w:rsidTr="00B64E10">
        <w:trPr>
          <w:jc w:val="center"/>
          <w:ins w:id="208" w:author="Bruno Sousa" w:date="2026-10-17T09:36:00Z" w16du:dateUtc="2026-10-17T08:36:00Z"/>
        </w:trPr>
        <w:tc>
          <w:tcPr>
            <w:tcW w:w="3703" w:type="dxa"/>
          </w:tcPr>
          <w:p w14:paraId="0D199632" w14:textId="77777777" w:rsidR="00975512" w:rsidRDefault="00975512" w:rsidP="00B64E10">
            <w:pPr>
              <w:spacing w:after="0" w:line="240" w:lineRule="auto"/>
              <w:rPr>
                <w:ins w:id="209" w:author="Bruno Sousa" w:date="2026-10-17T09:36:00Z" w16du:dateUtc="2026-10-17T08:36:00Z"/>
              </w:rPr>
            </w:pPr>
            <w:ins w:id="210" w:author="Bruno Sousa" w:date="2026-10-17T09:36:00Z" w16du:dateUtc="2026-10-17T08:36:00Z">
              <w:r>
                <w:rPr>
                  <w:b/>
                  <w:sz w:val="19"/>
                  <w:szCs w:val="19"/>
                </w:rPr>
                <w:t>`silent.share`</w:t>
              </w:r>
            </w:ins>
          </w:p>
        </w:tc>
        <w:tc>
          <w:tcPr>
            <w:tcW w:w="2144" w:type="dxa"/>
          </w:tcPr>
          <w:p w14:paraId="29A3B6FC" w14:textId="77777777" w:rsidR="00975512" w:rsidRDefault="00975512" w:rsidP="00B64E10">
            <w:pPr>
              <w:spacing w:after="0" w:line="240" w:lineRule="auto"/>
              <w:rPr>
                <w:ins w:id="211" w:author="Bruno Sousa" w:date="2026-10-17T09:36:00Z" w16du:dateUtc="2026-10-17T08:36:00Z"/>
              </w:rPr>
            </w:pPr>
            <w:ins w:id="212" w:author="Bruno Sousa" w:date="2026-10-17T09:36:00Z" w16du:dateUtc="2026-10-17T08:36:00Z">
              <w:r>
                <w:rPr>
                  <w:sz w:val="19"/>
                  <w:szCs w:val="19"/>
                </w:rPr>
                <w:t>summary report facts</w:t>
              </w:r>
            </w:ins>
          </w:p>
        </w:tc>
        <w:tc>
          <w:tcPr>
            <w:tcW w:w="3898" w:type="dxa"/>
          </w:tcPr>
          <w:p w14:paraId="08AFAB94" w14:textId="77777777" w:rsidR="00975512" w:rsidRDefault="00975512" w:rsidP="00B64E10">
            <w:pPr>
              <w:spacing w:after="0" w:line="240" w:lineRule="auto"/>
              <w:rPr>
                <w:ins w:id="213" w:author="Bruno Sousa" w:date="2026-10-17T09:36:00Z" w16du:dateUtc="2026-10-17T08:36:00Z"/>
              </w:rPr>
            </w:pPr>
            <w:ins w:id="214" w:author="Bruno Sousa" w:date="2026-10-17T09:36:00Z" w16du:dateUtc="2026-10-17T08:36:00Z">
              <w:r>
                <w:rPr>
                  <w:sz w:val="19"/>
                  <w:szCs w:val="19"/>
                </w:rPr>
                <w:t>share of the vehicles' time spent silent</w:t>
              </w:r>
            </w:ins>
          </w:p>
        </w:tc>
      </w:tr>
      <w:tr w:rsidR="00975512" w14:paraId="49A9FE66" w14:textId="77777777" w:rsidTr="00B64E10">
        <w:trPr>
          <w:jc w:val="center"/>
          <w:ins w:id="215" w:author="Bruno Sousa" w:date="2026-10-17T09:36:00Z" w16du:dateUtc="2026-10-17T08:36:00Z"/>
        </w:trPr>
        <w:tc>
          <w:tcPr>
            <w:tcW w:w="3703" w:type="dxa"/>
            <w:shd w:val="clear" w:color="auto" w:fill="D3DFEE"/>
          </w:tcPr>
          <w:p w14:paraId="3EFA7DAD" w14:textId="77777777" w:rsidR="00975512" w:rsidRDefault="00975512" w:rsidP="00B64E10">
            <w:pPr>
              <w:spacing w:after="0" w:line="240" w:lineRule="auto"/>
              <w:rPr>
                <w:ins w:id="216" w:author="Bruno Sousa" w:date="2026-10-17T09:36:00Z" w16du:dateUtc="2026-10-17T08:36:00Z"/>
              </w:rPr>
            </w:pPr>
            <w:ins w:id="217" w:author="Bruno Sousa" w:date="2026-10-17T09:36:00Z" w16du:dateUtc="2026-10-17T08:36:00Z">
              <w:r>
                <w:rPr>
                  <w:b/>
                  <w:sz w:val="19"/>
                  <w:szCs w:val="19"/>
                </w:rPr>
                <w:t>`rsu.cam.rx_per_s`</w:t>
              </w:r>
            </w:ins>
          </w:p>
        </w:tc>
        <w:tc>
          <w:tcPr>
            <w:tcW w:w="2144" w:type="dxa"/>
            <w:shd w:val="clear" w:color="auto" w:fill="D3DFEE"/>
          </w:tcPr>
          <w:p w14:paraId="2AB421C0" w14:textId="77777777" w:rsidR="00975512" w:rsidRDefault="00975512" w:rsidP="00B64E10">
            <w:pPr>
              <w:spacing w:after="0" w:line="240" w:lineRule="auto"/>
              <w:rPr>
                <w:ins w:id="218" w:author="Bruno Sousa" w:date="2026-10-17T09:36:00Z" w16du:dateUtc="2026-10-17T08:36:00Z"/>
              </w:rPr>
            </w:pPr>
            <w:ins w:id="219" w:author="Bruno Sousa" w:date="2026-10-17T09:36:00Z" w16du:dateUtc="2026-10-17T08:36:00Z">
              <w:r>
                <w:rPr>
                  <w:sz w:val="19"/>
                  <w:szCs w:val="19"/>
                </w:rPr>
                <w:t>`vnapctl check`</w:t>
              </w:r>
            </w:ins>
          </w:p>
        </w:tc>
        <w:tc>
          <w:tcPr>
            <w:tcW w:w="3898" w:type="dxa"/>
            <w:shd w:val="clear" w:color="auto" w:fill="D3DFEE"/>
          </w:tcPr>
          <w:p w14:paraId="5B7F9CAA" w14:textId="77777777" w:rsidR="00975512" w:rsidRDefault="00975512" w:rsidP="00B64E10">
            <w:pPr>
              <w:spacing w:after="0" w:line="240" w:lineRule="auto"/>
              <w:rPr>
                <w:ins w:id="220" w:author="Bruno Sousa" w:date="2026-10-17T09:36:00Z" w16du:dateUtc="2026-10-17T08:36:00Z"/>
              </w:rPr>
            </w:pPr>
            <w:ins w:id="221" w:author="Bruno Sousa" w:date="2026-10-17T09:36:00Z" w16du:dateUtc="2026-10-17T08:36:00Z">
              <w:r>
                <w:rPr>
                  <w:sz w:val="19"/>
                  <w:szCs w:val="19"/>
                </w:rPr>
                <w:t>CAMs per second at the RSU, over the whole run</w:t>
              </w:r>
            </w:ins>
          </w:p>
        </w:tc>
      </w:tr>
      <w:tr w:rsidR="00975512" w14:paraId="578713B4" w14:textId="77777777" w:rsidTr="00B64E10">
        <w:trPr>
          <w:jc w:val="center"/>
          <w:ins w:id="222" w:author="Bruno Sousa" w:date="2026-10-17T09:36:00Z" w16du:dateUtc="2026-10-17T08:36:00Z"/>
        </w:trPr>
        <w:tc>
          <w:tcPr>
            <w:tcW w:w="3703" w:type="dxa"/>
          </w:tcPr>
          <w:p w14:paraId="19916453" w14:textId="77777777" w:rsidR="00975512" w:rsidRDefault="00975512" w:rsidP="00B64E10">
            <w:pPr>
              <w:spacing w:after="0" w:line="240" w:lineRule="auto"/>
              <w:rPr>
                <w:ins w:id="223" w:author="Bruno Sousa" w:date="2026-10-17T09:36:00Z" w16du:dateUtc="2026-10-17T08:36:00Z"/>
              </w:rPr>
            </w:pPr>
            <w:ins w:id="224" w:author="Bruno Sousa" w:date="2026-10-17T09:36:00Z" w16du:dateUtc="2026-10-17T08:36:00Z">
              <w:r>
                <w:rPr>
                  <w:b/>
                  <w:sz w:val="19"/>
                  <w:szCs w:val="19"/>
                </w:rPr>
                <w:t>every frame on the link, with time, sender identifiers and position</w:t>
              </w:r>
            </w:ins>
          </w:p>
        </w:tc>
        <w:tc>
          <w:tcPr>
            <w:tcW w:w="2144" w:type="dxa"/>
          </w:tcPr>
          <w:p w14:paraId="79C292C0" w14:textId="77777777" w:rsidR="00975512" w:rsidRDefault="00975512" w:rsidP="00B64E10">
            <w:pPr>
              <w:spacing w:after="0" w:line="240" w:lineRule="auto"/>
              <w:rPr>
                <w:ins w:id="225" w:author="Bruno Sousa" w:date="2026-10-17T09:36:00Z" w16du:dateUtc="2026-10-17T08:36:00Z"/>
              </w:rPr>
            </w:pPr>
            <w:ins w:id="226" w:author="Bruno Sousa" w:date="2026-10-17T09:36:00Z" w16du:dateUtc="2026-10-17T08:36:00Z">
              <w:r>
                <w:rPr>
                  <w:sz w:val="19"/>
                  <w:szCs w:val="19"/>
                </w:rPr>
                <w:t>eavesdropper `messages.jsonl`</w:t>
              </w:r>
            </w:ins>
          </w:p>
        </w:tc>
        <w:tc>
          <w:tcPr>
            <w:tcW w:w="3898" w:type="dxa"/>
          </w:tcPr>
          <w:p w14:paraId="3884BE58" w14:textId="77777777" w:rsidR="00975512" w:rsidRDefault="00975512" w:rsidP="00B64E10">
            <w:pPr>
              <w:spacing w:after="0" w:line="240" w:lineRule="auto"/>
              <w:rPr>
                <w:ins w:id="227" w:author="Bruno Sousa" w:date="2026-10-17T09:36:00Z" w16du:dateUtc="2026-10-17T08:36:00Z"/>
              </w:rPr>
            </w:pPr>
            <w:ins w:id="228" w:author="Bruno Sousa" w:date="2026-10-17T09:36:00Z" w16du:dateUtc="2026-10-17T08:36:00Z">
              <w:r>
                <w:rPr>
                  <w:sz w:val="19"/>
                  <w:szCs w:val="19"/>
                </w:rPr>
                <w:t>raw material for the disruption measures (Section 6)</w:t>
              </w:r>
            </w:ins>
          </w:p>
        </w:tc>
      </w:tr>
    </w:tbl>
    <w:p w14:paraId="740BC325" w14:textId="77777777" w:rsidR="00975512" w:rsidRDefault="00975512" w:rsidP="00975512">
      <w:pPr>
        <w:rPr>
          <w:ins w:id="229" w:author="Bruno Sousa" w:date="2026-10-17T09:37:00Z" w16du:dateUtc="2026-10-17T08:37:00Z"/>
        </w:rPr>
      </w:pPr>
    </w:p>
    <w:p w14:paraId="0F1B7BE0" w14:textId="77777777" w:rsidR="00975512" w:rsidRDefault="00975512" w:rsidP="00975512">
      <w:pPr>
        <w:pStyle w:val="Heading2"/>
        <w:rPr>
          <w:ins w:id="230" w:author="Bruno Sousa" w:date="2026-10-17T09:37:00Z" w16du:dateUtc="2026-10-17T08:37:00Z"/>
        </w:rPr>
      </w:pPr>
      <w:ins w:id="231" w:author="Bruno Sousa" w:date="2026-10-17T09:37:00Z" w16du:dateUtc="2026-10-17T08:37:00Z">
        <w:r>
          <w:t>5.1 On the OBU</w:t>
        </w:r>
      </w:ins>
    </w:p>
    <w:tbl>
      <w:tblPr>
        <w:tblW w:w="9744"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923"/>
        <w:gridCol w:w="2436"/>
        <w:gridCol w:w="4385"/>
      </w:tblGrid>
      <w:tr w:rsidR="00975512" w14:paraId="292E8E03" w14:textId="77777777" w:rsidTr="00B64E10">
        <w:trPr>
          <w:tblHeader/>
          <w:jc w:val="center"/>
          <w:ins w:id="232" w:author="Bruno Sousa" w:date="2026-10-17T09:37:00Z" w16du:dateUtc="2026-10-17T08:37:00Z"/>
        </w:trPr>
        <w:tc>
          <w:tcPr>
            <w:tcW w:w="2923" w:type="dxa"/>
            <w:tcBorders>
              <w:bottom w:val="single" w:sz="18" w:space="0" w:color="4F81BD"/>
            </w:tcBorders>
          </w:tcPr>
          <w:p w14:paraId="2C6BE7B7" w14:textId="77777777" w:rsidR="00975512" w:rsidRDefault="00975512" w:rsidP="00B64E10">
            <w:pPr>
              <w:spacing w:after="0" w:line="240" w:lineRule="auto"/>
              <w:rPr>
                <w:ins w:id="233" w:author="Bruno Sousa" w:date="2026-10-17T09:37:00Z" w16du:dateUtc="2026-10-17T08:37:00Z"/>
              </w:rPr>
            </w:pPr>
            <w:ins w:id="234" w:author="Bruno Sousa" w:date="2026-10-17T09:37:00Z" w16du:dateUtc="2026-10-17T08:37:00Z">
              <w:r>
                <w:rPr>
                  <w:b/>
                  <w:sz w:val="19"/>
                  <w:szCs w:val="19"/>
                </w:rPr>
                <w:t>Work</w:t>
              </w:r>
            </w:ins>
          </w:p>
        </w:tc>
        <w:tc>
          <w:tcPr>
            <w:tcW w:w="2436" w:type="dxa"/>
            <w:tcBorders>
              <w:bottom w:val="single" w:sz="18" w:space="0" w:color="4F81BD"/>
            </w:tcBorders>
          </w:tcPr>
          <w:p w14:paraId="42A518D1" w14:textId="77777777" w:rsidR="00975512" w:rsidRDefault="00975512" w:rsidP="00B64E10">
            <w:pPr>
              <w:spacing w:after="0" w:line="240" w:lineRule="auto"/>
              <w:rPr>
                <w:ins w:id="235" w:author="Bruno Sousa" w:date="2026-10-17T09:37:00Z" w16du:dateUtc="2026-10-17T08:37:00Z"/>
              </w:rPr>
            </w:pPr>
            <w:ins w:id="236" w:author="Bruno Sousa" w:date="2026-10-17T09:37:00Z" w16du:dateUtc="2026-10-17T08:37:00Z">
              <w:r>
                <w:rPr>
                  <w:b/>
                  <w:sz w:val="19"/>
                  <w:szCs w:val="19"/>
                </w:rPr>
                <w:t>When</w:t>
              </w:r>
            </w:ins>
          </w:p>
        </w:tc>
        <w:tc>
          <w:tcPr>
            <w:tcW w:w="4385" w:type="dxa"/>
            <w:tcBorders>
              <w:bottom w:val="single" w:sz="18" w:space="0" w:color="4F81BD"/>
            </w:tcBorders>
          </w:tcPr>
          <w:p w14:paraId="52B5F2C0" w14:textId="77777777" w:rsidR="00975512" w:rsidRDefault="00975512" w:rsidP="00B64E10">
            <w:pPr>
              <w:spacing w:after="0" w:line="240" w:lineRule="auto"/>
              <w:rPr>
                <w:ins w:id="237" w:author="Bruno Sousa" w:date="2026-10-17T09:37:00Z" w16du:dateUtc="2026-10-17T08:37:00Z"/>
              </w:rPr>
            </w:pPr>
            <w:ins w:id="238" w:author="Bruno Sousa" w:date="2026-10-17T09:37:00Z" w16du:dateUtc="2026-10-17T08:37:00Z">
              <w:r>
                <w:rPr>
                  <w:b/>
                  <w:sz w:val="19"/>
                  <w:szCs w:val="19"/>
                </w:rPr>
                <w:t>How to measure</w:t>
              </w:r>
            </w:ins>
          </w:p>
        </w:tc>
      </w:tr>
      <w:tr w:rsidR="00975512" w14:paraId="262006BF" w14:textId="77777777" w:rsidTr="00B64E10">
        <w:trPr>
          <w:jc w:val="center"/>
          <w:ins w:id="239" w:author="Bruno Sousa" w:date="2026-10-17T09:37:00Z" w16du:dateUtc="2026-10-17T08:37:00Z"/>
        </w:trPr>
        <w:tc>
          <w:tcPr>
            <w:tcW w:w="2923" w:type="dxa"/>
            <w:shd w:val="clear" w:color="auto" w:fill="D3DFEE"/>
          </w:tcPr>
          <w:p w14:paraId="7A0ACFE5" w14:textId="77777777" w:rsidR="00975512" w:rsidRDefault="00975512" w:rsidP="00B64E10">
            <w:pPr>
              <w:spacing w:after="0" w:line="240" w:lineRule="auto"/>
              <w:rPr>
                <w:ins w:id="240" w:author="Bruno Sousa" w:date="2026-10-17T09:37:00Z" w16du:dateUtc="2026-10-17T08:37:00Z"/>
              </w:rPr>
            </w:pPr>
            <w:ins w:id="241" w:author="Bruno Sousa" w:date="2026-10-17T09:37:00Z" w16du:dateUtc="2026-10-17T08:37:00Z">
              <w:r>
                <w:rPr>
                  <w:b/>
                  <w:sz w:val="19"/>
                  <w:szCs w:val="19"/>
                </w:rPr>
                <w:t>ID change handshake and switch</w:t>
              </w:r>
            </w:ins>
          </w:p>
        </w:tc>
        <w:tc>
          <w:tcPr>
            <w:tcW w:w="2436" w:type="dxa"/>
            <w:shd w:val="clear" w:color="auto" w:fill="D3DFEE"/>
          </w:tcPr>
          <w:p w14:paraId="0BD676FC" w14:textId="77777777" w:rsidR="00975512" w:rsidRDefault="00975512" w:rsidP="00B64E10">
            <w:pPr>
              <w:spacing w:after="0" w:line="240" w:lineRule="auto"/>
              <w:rPr>
                <w:ins w:id="242" w:author="Bruno Sousa" w:date="2026-10-17T09:37:00Z" w16du:dateUtc="2026-10-17T08:37:00Z"/>
              </w:rPr>
            </w:pPr>
            <w:ins w:id="243" w:author="Bruno Sousa" w:date="2026-10-17T09:37:00Z" w16du:dateUtc="2026-10-17T08:37:00Z">
              <w:r>
                <w:rPr>
                  <w:sz w:val="19"/>
                  <w:szCs w:val="19"/>
                </w:rPr>
                <w:t>every change</w:t>
              </w:r>
            </w:ins>
          </w:p>
        </w:tc>
        <w:tc>
          <w:tcPr>
            <w:tcW w:w="4385" w:type="dxa"/>
            <w:shd w:val="clear" w:color="auto" w:fill="D3DFEE"/>
          </w:tcPr>
          <w:p w14:paraId="3D9F5F83" w14:textId="77777777" w:rsidR="00975512" w:rsidRDefault="00975512" w:rsidP="00B64E10">
            <w:pPr>
              <w:spacing w:after="0" w:line="240" w:lineRule="auto"/>
              <w:rPr>
                <w:ins w:id="244" w:author="Bruno Sousa" w:date="2026-10-17T09:37:00Z" w16du:dateUtc="2026-10-17T08:37:00Z"/>
              </w:rPr>
            </w:pPr>
            <w:ins w:id="245" w:author="Bruno Sousa" w:date="2026-10-17T09:37:00Z" w16du:dateUtc="2026-10-17T08:37:00Z">
              <w:r>
                <w:rPr>
                  <w:sz w:val="19"/>
                  <w:szCs w:val="19"/>
                </w:rPr>
                <w:t>a timing log line at COMMIT, e.g. `[IDCHANGE] completed in &lt;us&gt; us` (new, station code)</w:t>
              </w:r>
            </w:ins>
          </w:p>
        </w:tc>
      </w:tr>
      <w:tr w:rsidR="00975512" w14:paraId="544EAA76" w14:textId="77777777" w:rsidTr="00B64E10">
        <w:trPr>
          <w:jc w:val="center"/>
          <w:ins w:id="246" w:author="Bruno Sousa" w:date="2026-10-17T09:37:00Z" w16du:dateUtc="2026-10-17T08:37:00Z"/>
        </w:trPr>
        <w:tc>
          <w:tcPr>
            <w:tcW w:w="2923" w:type="dxa"/>
          </w:tcPr>
          <w:p w14:paraId="35AFA547" w14:textId="77777777" w:rsidR="00975512" w:rsidRDefault="00975512" w:rsidP="00B64E10">
            <w:pPr>
              <w:spacing w:after="0" w:line="240" w:lineRule="auto"/>
              <w:rPr>
                <w:ins w:id="247" w:author="Bruno Sousa" w:date="2026-10-17T09:37:00Z" w16du:dateUtc="2026-10-17T08:37:00Z"/>
              </w:rPr>
            </w:pPr>
            <w:ins w:id="248" w:author="Bruno Sousa" w:date="2026-10-17T09:37:00Z" w16du:dateUtc="2026-10-17T08:37:00Z">
              <w:r>
                <w:rPr>
                  <w:b/>
                  <w:sz w:val="19"/>
                  <w:szCs w:val="19"/>
                </w:rPr>
                <w:t>signing</w:t>
              </w:r>
            </w:ins>
          </w:p>
        </w:tc>
        <w:tc>
          <w:tcPr>
            <w:tcW w:w="2436" w:type="dxa"/>
          </w:tcPr>
          <w:p w14:paraId="2E64711B" w14:textId="77777777" w:rsidR="00975512" w:rsidRDefault="00975512" w:rsidP="00B64E10">
            <w:pPr>
              <w:spacing w:after="0" w:line="240" w:lineRule="auto"/>
              <w:rPr>
                <w:ins w:id="249" w:author="Bruno Sousa" w:date="2026-10-17T09:37:00Z" w16du:dateUtc="2026-10-17T08:37:00Z"/>
              </w:rPr>
            </w:pPr>
            <w:ins w:id="250" w:author="Bruno Sousa" w:date="2026-10-17T09:37:00Z" w16du:dateUtc="2026-10-17T08:37:00Z">
              <w:r>
                <w:rPr>
                  <w:sz w:val="19"/>
                  <w:szCs w:val="19"/>
                </w:rPr>
                <w:t>every message; unchanged by a change</w:t>
              </w:r>
            </w:ins>
          </w:p>
        </w:tc>
        <w:tc>
          <w:tcPr>
            <w:tcW w:w="4385" w:type="dxa"/>
          </w:tcPr>
          <w:p w14:paraId="5E53EA41" w14:textId="77777777" w:rsidR="00975512" w:rsidRDefault="00975512" w:rsidP="00B64E10">
            <w:pPr>
              <w:spacing w:after="0" w:line="240" w:lineRule="auto"/>
              <w:rPr>
                <w:ins w:id="251" w:author="Bruno Sousa" w:date="2026-10-17T09:37:00Z" w16du:dateUtc="2026-10-17T08:37:00Z"/>
              </w:rPr>
            </w:pPr>
            <w:ins w:id="252" w:author="Bruno Sousa" w:date="2026-10-17T09:37:00Z" w16du:dateUtc="2026-10-17T08:37:00Z">
              <w:r>
                <w:rPr>
                  <w:sz w:val="19"/>
                  <w:szCs w:val="19"/>
                </w:rPr>
                <w:t>counter of signatures made (new)</w:t>
              </w:r>
            </w:ins>
          </w:p>
        </w:tc>
      </w:tr>
      <w:tr w:rsidR="00975512" w14:paraId="3D5C3B2A" w14:textId="77777777" w:rsidTr="00B64E10">
        <w:trPr>
          <w:jc w:val="center"/>
          <w:ins w:id="253" w:author="Bruno Sousa" w:date="2026-10-17T09:37:00Z" w16du:dateUtc="2026-10-17T08:37:00Z"/>
        </w:trPr>
        <w:tc>
          <w:tcPr>
            <w:tcW w:w="2923" w:type="dxa"/>
            <w:shd w:val="clear" w:color="auto" w:fill="D3DFEE"/>
          </w:tcPr>
          <w:p w14:paraId="68EE4B74" w14:textId="77777777" w:rsidR="00975512" w:rsidRDefault="00975512" w:rsidP="00B64E10">
            <w:pPr>
              <w:spacing w:after="0" w:line="240" w:lineRule="auto"/>
              <w:rPr>
                <w:ins w:id="254" w:author="Bruno Sousa" w:date="2026-10-17T09:37:00Z" w16du:dateUtc="2026-10-17T08:37:00Z"/>
              </w:rPr>
            </w:pPr>
            <w:ins w:id="255" w:author="Bruno Sousa" w:date="2026-10-17T09:37:00Z" w16du:dateUtc="2026-10-17T08:37:00Z">
              <w:r>
                <w:rPr>
                  <w:b/>
                  <w:sz w:val="19"/>
                  <w:szCs w:val="19"/>
                </w:rPr>
                <w:t>key derivation and key check</w:t>
              </w:r>
            </w:ins>
          </w:p>
        </w:tc>
        <w:tc>
          <w:tcPr>
            <w:tcW w:w="2436" w:type="dxa"/>
            <w:shd w:val="clear" w:color="auto" w:fill="D3DFEE"/>
          </w:tcPr>
          <w:p w14:paraId="18D19223" w14:textId="77777777" w:rsidR="00975512" w:rsidRDefault="00975512" w:rsidP="00B64E10">
            <w:pPr>
              <w:spacing w:after="0" w:line="240" w:lineRule="auto"/>
              <w:rPr>
                <w:ins w:id="256" w:author="Bruno Sousa" w:date="2026-10-17T09:37:00Z" w16du:dateUtc="2026-10-17T08:37:00Z"/>
              </w:rPr>
            </w:pPr>
            <w:ins w:id="257" w:author="Bruno Sousa" w:date="2026-10-17T09:37:00Z" w16du:dateUtc="2026-10-17T08:37:00Z">
              <w:r>
                <w:rPr>
                  <w:sz w:val="19"/>
                  <w:szCs w:val="19"/>
                </w:rPr>
                <w:t>every refill, per certificate</w:t>
              </w:r>
            </w:ins>
          </w:p>
        </w:tc>
        <w:tc>
          <w:tcPr>
            <w:tcW w:w="4385" w:type="dxa"/>
            <w:shd w:val="clear" w:color="auto" w:fill="D3DFEE"/>
          </w:tcPr>
          <w:p w14:paraId="3ADFF8E5" w14:textId="7575B142" w:rsidR="00975512" w:rsidRDefault="00975512" w:rsidP="00B64E10">
            <w:pPr>
              <w:spacing w:after="0" w:line="240" w:lineRule="auto"/>
              <w:rPr>
                <w:ins w:id="258" w:author="Bruno Sousa" w:date="2026-10-17T09:37:00Z" w16du:dateUtc="2026-10-17T08:37:00Z"/>
              </w:rPr>
            </w:pPr>
            <w:commentRangeStart w:id="259"/>
            <w:ins w:id="260" w:author="Bruno Sousa" w:date="2026-10-17T09:37:00Z" w16du:dateUtc="2026-10-17T08:37:00Z">
              <w:r>
                <w:rPr>
                  <w:sz w:val="19"/>
                  <w:szCs w:val="19"/>
                </w:rPr>
                <w:t>exists: `derivation_ms_mean`; add a count</w:t>
              </w:r>
              <w:commentRangeEnd w:id="259"/>
              <w:r>
                <w:rPr>
                  <w:rStyle w:val="CommentReference"/>
                  <w:sz w:val="19"/>
                  <w:szCs w:val="19"/>
                </w:rPr>
                <w:commentReference w:id="259"/>
              </w:r>
            </w:ins>
            <w:ins w:id="261" w:author="Bruno Sousa" w:date="2026-10-17T09:38:00Z" w16du:dateUtc="2026-10-17T08:38:00Z">
              <w:r>
                <w:rPr>
                  <w:sz w:val="19"/>
                  <w:szCs w:val="19"/>
                </w:rPr>
                <w:t xml:space="preserve"> and </w:t>
              </w:r>
              <w:r w:rsidRPr="00975512">
                <w:rPr>
                  <w:b/>
                  <w:bCs/>
                  <w:sz w:val="19"/>
                  <w:szCs w:val="19"/>
                  <w:rPrChange w:id="262" w:author="Bruno Sousa" w:date="2026-10-17T09:38:00Z" w16du:dateUtc="2026-10-17T08:38:00Z">
                    <w:rPr>
                      <w:sz w:val="19"/>
                      <w:szCs w:val="19"/>
                    </w:rPr>
                  </w:rPrChange>
                </w:rPr>
                <w:t>key size</w:t>
              </w:r>
            </w:ins>
          </w:p>
        </w:tc>
      </w:tr>
      <w:tr w:rsidR="00975512" w14:paraId="44A6EA7C" w14:textId="77777777" w:rsidTr="00B64E10">
        <w:trPr>
          <w:jc w:val="center"/>
          <w:ins w:id="263" w:author="Bruno Sousa" w:date="2026-10-17T09:37:00Z" w16du:dateUtc="2026-10-17T08:37:00Z"/>
        </w:trPr>
        <w:tc>
          <w:tcPr>
            <w:tcW w:w="2923" w:type="dxa"/>
          </w:tcPr>
          <w:p w14:paraId="16568929" w14:textId="77777777" w:rsidR="00975512" w:rsidRDefault="00975512" w:rsidP="00B64E10">
            <w:pPr>
              <w:spacing w:after="0" w:line="240" w:lineRule="auto"/>
              <w:rPr>
                <w:ins w:id="264" w:author="Bruno Sousa" w:date="2026-10-17T09:37:00Z" w16du:dateUtc="2026-10-17T08:37:00Z"/>
              </w:rPr>
            </w:pPr>
            <w:ins w:id="265" w:author="Bruno Sousa" w:date="2026-10-17T09:37:00Z" w16du:dateUtc="2026-10-17T08:37:00Z">
              <w:r>
                <w:rPr>
                  <w:b/>
                  <w:sz w:val="19"/>
                  <w:szCs w:val="19"/>
                </w:rPr>
                <w:t>chain check of new certificates</w:t>
              </w:r>
            </w:ins>
          </w:p>
        </w:tc>
        <w:tc>
          <w:tcPr>
            <w:tcW w:w="2436" w:type="dxa"/>
          </w:tcPr>
          <w:p w14:paraId="10D8A7A3" w14:textId="77777777" w:rsidR="00975512" w:rsidRDefault="00975512" w:rsidP="00B64E10">
            <w:pPr>
              <w:spacing w:after="0" w:line="240" w:lineRule="auto"/>
              <w:rPr>
                <w:ins w:id="266" w:author="Bruno Sousa" w:date="2026-10-17T09:37:00Z" w16du:dateUtc="2026-10-17T08:37:00Z"/>
              </w:rPr>
            </w:pPr>
            <w:ins w:id="267" w:author="Bruno Sousa" w:date="2026-10-17T09:37:00Z" w16du:dateUtc="2026-10-17T08:37:00Z">
              <w:r>
                <w:rPr>
                  <w:sz w:val="19"/>
                  <w:szCs w:val="19"/>
                </w:rPr>
                <w:t>every refill, per certificate</w:t>
              </w:r>
            </w:ins>
          </w:p>
        </w:tc>
        <w:tc>
          <w:tcPr>
            <w:tcW w:w="4385" w:type="dxa"/>
          </w:tcPr>
          <w:p w14:paraId="62A3E577" w14:textId="728A1218" w:rsidR="00975512" w:rsidRDefault="00975512" w:rsidP="00B64E10">
            <w:pPr>
              <w:spacing w:after="0" w:line="240" w:lineRule="auto"/>
              <w:rPr>
                <w:ins w:id="268" w:author="Bruno Sousa" w:date="2026-10-17T09:37:00Z" w16du:dateUtc="2026-10-17T08:37:00Z"/>
              </w:rPr>
            </w:pPr>
            <w:commentRangeStart w:id="269"/>
            <w:ins w:id="270" w:author="Bruno Sousa" w:date="2026-10-17T09:37:00Z" w16du:dateUtc="2026-10-17T08:37:00Z">
              <w:r>
                <w:rPr>
                  <w:sz w:val="19"/>
                  <w:szCs w:val="19"/>
                </w:rPr>
                <w:t>counter and total time (new)</w:t>
              </w:r>
              <w:commentRangeEnd w:id="269"/>
              <w:r>
                <w:rPr>
                  <w:rStyle w:val="CommentReference"/>
                  <w:sz w:val="19"/>
                  <w:szCs w:val="19"/>
                </w:rPr>
                <w:commentReference w:id="269"/>
              </w:r>
            </w:ins>
            <w:ins w:id="271" w:author="Bruno Sousa" w:date="2026-10-17T09:38:00Z" w16du:dateUtc="2026-10-17T08:38:00Z">
              <w:r>
                <w:rPr>
                  <w:sz w:val="19"/>
                  <w:szCs w:val="19"/>
                </w:rPr>
                <w:t xml:space="preserve"> and </w:t>
              </w:r>
              <w:r w:rsidRPr="00975512">
                <w:rPr>
                  <w:b/>
                  <w:bCs/>
                  <w:sz w:val="19"/>
                  <w:szCs w:val="19"/>
                  <w:rPrChange w:id="272" w:author="Bruno Sousa" w:date="2026-10-17T09:38:00Z" w16du:dateUtc="2026-10-17T08:38:00Z">
                    <w:rPr>
                      <w:sz w:val="19"/>
                      <w:szCs w:val="19"/>
                    </w:rPr>
                  </w:rPrChange>
                </w:rPr>
                <w:t>certificate size</w:t>
              </w:r>
            </w:ins>
          </w:p>
        </w:tc>
      </w:tr>
      <w:tr w:rsidR="00975512" w14:paraId="254D6BAF" w14:textId="77777777" w:rsidTr="00B64E10">
        <w:trPr>
          <w:jc w:val="center"/>
          <w:ins w:id="273" w:author="Bruno Sousa" w:date="2026-10-17T09:37:00Z" w16du:dateUtc="2026-10-17T08:37:00Z"/>
        </w:trPr>
        <w:tc>
          <w:tcPr>
            <w:tcW w:w="2923" w:type="dxa"/>
            <w:shd w:val="clear" w:color="auto" w:fill="D3DFEE"/>
          </w:tcPr>
          <w:p w14:paraId="527E723C" w14:textId="77777777" w:rsidR="00975512" w:rsidRDefault="00975512" w:rsidP="00B64E10">
            <w:pPr>
              <w:spacing w:after="0" w:line="240" w:lineRule="auto"/>
              <w:rPr>
                <w:ins w:id="274" w:author="Bruno Sousa" w:date="2026-10-17T09:37:00Z" w16du:dateUtc="2026-10-17T08:37:00Z"/>
              </w:rPr>
            </w:pPr>
            <w:ins w:id="275" w:author="Bruno Sousa" w:date="2026-10-17T09:37:00Z" w16du:dateUtc="2026-10-17T08:37:00Z">
              <w:r>
                <w:rPr>
                  <w:b/>
                  <w:sz w:val="19"/>
                  <w:szCs w:val="19"/>
                </w:rPr>
                <w:t>all of the above, and anything missed</w:t>
              </w:r>
            </w:ins>
          </w:p>
        </w:tc>
        <w:tc>
          <w:tcPr>
            <w:tcW w:w="2436" w:type="dxa"/>
            <w:shd w:val="clear" w:color="auto" w:fill="D3DFEE"/>
          </w:tcPr>
          <w:p w14:paraId="57F143CF" w14:textId="77777777" w:rsidR="00975512" w:rsidRDefault="00975512" w:rsidP="00B64E10">
            <w:pPr>
              <w:spacing w:after="0" w:line="240" w:lineRule="auto"/>
              <w:rPr>
                <w:ins w:id="276" w:author="Bruno Sousa" w:date="2026-10-17T09:37:00Z" w16du:dateUtc="2026-10-17T08:37:00Z"/>
              </w:rPr>
            </w:pPr>
            <w:ins w:id="277" w:author="Bruno Sousa" w:date="2026-10-17T09:37:00Z" w16du:dateUtc="2026-10-17T08:37:00Z">
              <w:r>
                <w:rPr>
                  <w:sz w:val="19"/>
                  <w:szCs w:val="19"/>
                </w:rPr>
                <w:t>the whole run</w:t>
              </w:r>
            </w:ins>
          </w:p>
        </w:tc>
        <w:tc>
          <w:tcPr>
            <w:tcW w:w="4385" w:type="dxa"/>
            <w:shd w:val="clear" w:color="auto" w:fill="D3DFEE"/>
          </w:tcPr>
          <w:p w14:paraId="5DC33822" w14:textId="77777777" w:rsidR="00975512" w:rsidRDefault="00975512" w:rsidP="00B64E10">
            <w:pPr>
              <w:spacing w:after="0" w:line="240" w:lineRule="auto"/>
              <w:rPr>
                <w:ins w:id="278" w:author="Bruno Sousa" w:date="2026-10-17T09:37:00Z" w16du:dateUtc="2026-10-17T08:37:00Z"/>
              </w:rPr>
            </w:pPr>
            <w:ins w:id="279" w:author="Bruno Sousa" w:date="2026-10-17T09:37:00Z" w16du:dateUtc="2026-10-17T08:37:00Z">
              <w:r>
                <w:rPr>
                  <w:sz w:val="19"/>
                  <w:szCs w:val="19"/>
                </w:rPr>
                <w:t>CPU time of the station's container, sampled from its cgroup about 10 times a second (new, harness)</w:t>
              </w:r>
            </w:ins>
          </w:p>
        </w:tc>
      </w:tr>
    </w:tbl>
    <w:p w14:paraId="2628F1AA" w14:textId="77777777" w:rsidR="00975512" w:rsidRDefault="00975512" w:rsidP="00975512">
      <w:pPr>
        <w:rPr>
          <w:ins w:id="280" w:author="Bruno Sousa" w:date="2026-10-17T09:39:00Z" w16du:dateUtc="2026-10-17T08:39:00Z"/>
        </w:rPr>
      </w:pPr>
    </w:p>
    <w:p w14:paraId="0084C5B2" w14:textId="77777777" w:rsidR="00975512" w:rsidRDefault="00975512" w:rsidP="00975512">
      <w:pPr>
        <w:pStyle w:val="Heading2"/>
        <w:rPr>
          <w:ins w:id="281" w:author="Bruno Sousa" w:date="2026-10-17T09:42:00Z" w16du:dateUtc="2026-10-17T08:42:00Z"/>
        </w:rPr>
      </w:pPr>
      <w:ins w:id="282" w:author="Bruno Sousa" w:date="2026-10-17T09:42:00Z" w16du:dateUtc="2026-10-17T08:42:00Z">
        <w:r>
          <w:t>6.1 Measures</w:t>
        </w:r>
      </w:ins>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754"/>
        <w:gridCol w:w="4580"/>
        <w:gridCol w:w="3411"/>
      </w:tblGrid>
      <w:tr w:rsidR="00975512" w14:paraId="1BB9DF0B" w14:textId="77777777" w:rsidTr="00B64E10">
        <w:trPr>
          <w:tblHeader/>
          <w:jc w:val="center"/>
          <w:ins w:id="283" w:author="Bruno Sousa" w:date="2026-10-17T09:42:00Z" w16du:dateUtc="2026-10-17T08:42:00Z"/>
        </w:trPr>
        <w:tc>
          <w:tcPr>
            <w:tcW w:w="1754" w:type="dxa"/>
            <w:tcBorders>
              <w:bottom w:val="single" w:sz="18" w:space="0" w:color="4F81BD"/>
            </w:tcBorders>
          </w:tcPr>
          <w:p w14:paraId="00A10021" w14:textId="77777777" w:rsidR="00975512" w:rsidRDefault="00975512" w:rsidP="00B64E10">
            <w:pPr>
              <w:spacing w:after="0" w:line="240" w:lineRule="auto"/>
              <w:rPr>
                <w:ins w:id="284" w:author="Bruno Sousa" w:date="2026-10-17T09:42:00Z" w16du:dateUtc="2026-10-17T08:42:00Z"/>
              </w:rPr>
            </w:pPr>
            <w:ins w:id="285" w:author="Bruno Sousa" w:date="2026-10-17T09:42:00Z" w16du:dateUtc="2026-10-17T08:42:00Z">
              <w:r>
                <w:rPr>
                  <w:b/>
                  <w:sz w:val="19"/>
                  <w:szCs w:val="19"/>
                </w:rPr>
                <w:t>Measure</w:t>
              </w:r>
            </w:ins>
          </w:p>
        </w:tc>
        <w:tc>
          <w:tcPr>
            <w:tcW w:w="4580" w:type="dxa"/>
            <w:tcBorders>
              <w:bottom w:val="single" w:sz="18" w:space="0" w:color="4F81BD"/>
            </w:tcBorders>
          </w:tcPr>
          <w:p w14:paraId="3B8EA9E3" w14:textId="77777777" w:rsidR="00975512" w:rsidRDefault="00975512" w:rsidP="00B64E10">
            <w:pPr>
              <w:spacing w:after="0" w:line="240" w:lineRule="auto"/>
              <w:rPr>
                <w:ins w:id="286" w:author="Bruno Sousa" w:date="2026-10-17T09:42:00Z" w16du:dateUtc="2026-10-17T08:42:00Z"/>
              </w:rPr>
            </w:pPr>
            <w:ins w:id="287" w:author="Bruno Sousa" w:date="2026-10-17T09:42:00Z" w16du:dateUtc="2026-10-17T08:42:00Z">
              <w:r>
                <w:rPr>
                  <w:b/>
                  <w:sz w:val="19"/>
                  <w:szCs w:val="19"/>
                </w:rPr>
                <w:t>Definition</w:t>
              </w:r>
            </w:ins>
          </w:p>
        </w:tc>
        <w:tc>
          <w:tcPr>
            <w:tcW w:w="3411" w:type="dxa"/>
            <w:tcBorders>
              <w:bottom w:val="single" w:sz="18" w:space="0" w:color="4F81BD"/>
            </w:tcBorders>
          </w:tcPr>
          <w:p w14:paraId="6B183BC5" w14:textId="77777777" w:rsidR="00975512" w:rsidRDefault="00975512" w:rsidP="00B64E10">
            <w:pPr>
              <w:spacing w:after="0" w:line="240" w:lineRule="auto"/>
              <w:rPr>
                <w:ins w:id="288" w:author="Bruno Sousa" w:date="2026-10-17T09:42:00Z" w16du:dateUtc="2026-10-17T08:42:00Z"/>
              </w:rPr>
            </w:pPr>
            <w:ins w:id="289" w:author="Bruno Sousa" w:date="2026-10-17T09:42:00Z" w16du:dateUtc="2026-10-17T08:42:00Z">
              <w:r>
                <w:rPr>
                  <w:b/>
                  <w:sz w:val="19"/>
                  <w:szCs w:val="19"/>
                </w:rPr>
                <w:t>Why it matters</w:t>
              </w:r>
            </w:ins>
          </w:p>
        </w:tc>
      </w:tr>
      <w:tr w:rsidR="00975512" w14:paraId="08D8BDCD" w14:textId="77777777" w:rsidTr="00B64E10">
        <w:trPr>
          <w:jc w:val="center"/>
          <w:ins w:id="290" w:author="Bruno Sousa" w:date="2026-10-17T09:42:00Z" w16du:dateUtc="2026-10-17T08:42:00Z"/>
        </w:trPr>
        <w:tc>
          <w:tcPr>
            <w:tcW w:w="1754" w:type="dxa"/>
            <w:shd w:val="clear" w:color="auto" w:fill="D3DFEE"/>
          </w:tcPr>
          <w:p w14:paraId="44AE60D1" w14:textId="77777777" w:rsidR="00975512" w:rsidRDefault="00975512" w:rsidP="00B64E10">
            <w:pPr>
              <w:spacing w:after="0" w:line="240" w:lineRule="auto"/>
              <w:rPr>
                <w:ins w:id="291" w:author="Bruno Sousa" w:date="2026-10-17T09:42:00Z" w16du:dateUtc="2026-10-17T08:42:00Z"/>
              </w:rPr>
            </w:pPr>
            <w:commentRangeStart w:id="292"/>
            <w:ins w:id="293" w:author="Bruno Sousa" w:date="2026-10-17T09:42:00Z" w16du:dateUtc="2026-10-17T08:42:00Z">
              <w:r>
                <w:rPr>
                  <w:b/>
                  <w:sz w:val="19"/>
                  <w:szCs w:val="19"/>
                </w:rPr>
                <w:t>Reception gap</w:t>
              </w:r>
            </w:ins>
          </w:p>
        </w:tc>
        <w:tc>
          <w:tcPr>
            <w:tcW w:w="4580" w:type="dxa"/>
            <w:shd w:val="clear" w:color="auto" w:fill="D3DFEE"/>
          </w:tcPr>
          <w:p w14:paraId="70C51820" w14:textId="77777777" w:rsidR="00975512" w:rsidRDefault="00975512" w:rsidP="00B64E10">
            <w:pPr>
              <w:spacing w:after="0" w:line="240" w:lineRule="auto"/>
              <w:rPr>
                <w:ins w:id="294" w:author="Bruno Sousa" w:date="2026-10-17T09:42:00Z" w16du:dateUtc="2026-10-17T08:42:00Z"/>
              </w:rPr>
            </w:pPr>
            <w:ins w:id="295" w:author="Bruno Sousa" w:date="2026-10-17T09:42:00Z" w16du:dateUtc="2026-10-17T08:42:00Z">
              <w:r>
                <w:rPr>
                  <w:sz w:val="19"/>
                  <w:szCs w:val="19"/>
                </w:rPr>
                <w:t>per change and receiver: time from the last message under the old identity to the first under the new one</w:t>
              </w:r>
              <w:commentRangeEnd w:id="292"/>
              <w:r>
                <w:rPr>
                  <w:rStyle w:val="CommentReference"/>
                  <w:sz w:val="22"/>
                  <w:szCs w:val="22"/>
                </w:rPr>
                <w:commentReference w:id="292"/>
              </w:r>
            </w:ins>
          </w:p>
        </w:tc>
        <w:tc>
          <w:tcPr>
            <w:tcW w:w="3411" w:type="dxa"/>
            <w:shd w:val="clear" w:color="auto" w:fill="D3DFEE"/>
          </w:tcPr>
          <w:p w14:paraId="543B7A89" w14:textId="77777777" w:rsidR="00975512" w:rsidRDefault="00975512" w:rsidP="00B64E10">
            <w:pPr>
              <w:spacing w:after="0" w:line="240" w:lineRule="auto"/>
              <w:rPr>
                <w:ins w:id="296" w:author="Bruno Sousa" w:date="2026-10-17T09:42:00Z" w16du:dateUtc="2026-10-17T08:42:00Z"/>
              </w:rPr>
            </w:pPr>
            <w:ins w:id="297" w:author="Bruno Sousa" w:date="2026-10-17T09:42:00Z" w16du:dateUtc="2026-10-17T08:42:00Z">
              <w:r>
                <w:rPr>
                  <w:sz w:val="19"/>
                  <w:szCs w:val="19"/>
                </w:rPr>
                <w:t>for that long the vehicle is missing from the receiver's view</w:t>
              </w:r>
            </w:ins>
          </w:p>
        </w:tc>
      </w:tr>
      <w:tr w:rsidR="00975512" w14:paraId="7077FF1C" w14:textId="77777777" w:rsidTr="00B64E10">
        <w:trPr>
          <w:jc w:val="center"/>
          <w:ins w:id="298" w:author="Bruno Sousa" w:date="2026-10-17T09:42:00Z" w16du:dateUtc="2026-10-17T08:42:00Z"/>
        </w:trPr>
        <w:tc>
          <w:tcPr>
            <w:tcW w:w="1754" w:type="dxa"/>
          </w:tcPr>
          <w:p w14:paraId="7DF627C0" w14:textId="77777777" w:rsidR="00975512" w:rsidRDefault="00975512" w:rsidP="00B64E10">
            <w:pPr>
              <w:spacing w:after="0" w:line="240" w:lineRule="auto"/>
              <w:rPr>
                <w:ins w:id="299" w:author="Bruno Sousa" w:date="2026-10-17T09:42:00Z" w16du:dateUtc="2026-10-17T08:42:00Z"/>
              </w:rPr>
            </w:pPr>
            <w:ins w:id="300" w:author="Bruno Sousa" w:date="2026-10-17T09:42:00Z" w16du:dateUtc="2026-10-17T08:42:00Z">
              <w:r>
                <w:rPr>
                  <w:b/>
                  <w:sz w:val="19"/>
                  <w:szCs w:val="19"/>
                </w:rPr>
                <w:t>Position error</w:t>
              </w:r>
            </w:ins>
          </w:p>
        </w:tc>
        <w:tc>
          <w:tcPr>
            <w:tcW w:w="4580" w:type="dxa"/>
          </w:tcPr>
          <w:p w14:paraId="675FFF7C" w14:textId="77777777" w:rsidR="00975512" w:rsidRDefault="00975512" w:rsidP="00B64E10">
            <w:pPr>
              <w:spacing w:after="0" w:line="240" w:lineRule="auto"/>
              <w:rPr>
                <w:ins w:id="301" w:author="Bruno Sousa" w:date="2026-10-17T09:42:00Z" w16du:dateUtc="2026-10-17T08:42:00Z"/>
              </w:rPr>
            </w:pPr>
            <w:ins w:id="302" w:author="Bruno Sousa" w:date="2026-10-17T09:42:00Z" w16du:dateUtc="2026-10-17T08:42:00Z">
              <w:r>
                <w:rPr>
                  <w:sz w:val="19"/>
                  <w:szCs w:val="19"/>
                </w:rPr>
                <w:t>the receiver's belief about the vehicle's position against its true position, over time; two variants: last known position, and last position extended by speed and heading</w:t>
              </w:r>
            </w:ins>
          </w:p>
        </w:tc>
        <w:tc>
          <w:tcPr>
            <w:tcW w:w="3411" w:type="dxa"/>
          </w:tcPr>
          <w:p w14:paraId="68D9394C" w14:textId="77777777" w:rsidR="00975512" w:rsidRDefault="00975512" w:rsidP="00B64E10">
            <w:pPr>
              <w:spacing w:after="0" w:line="240" w:lineRule="auto"/>
              <w:rPr>
                <w:ins w:id="303" w:author="Bruno Sousa" w:date="2026-10-17T09:42:00Z" w16du:dateUtc="2026-10-17T08:42:00Z"/>
              </w:rPr>
            </w:pPr>
            <w:ins w:id="304" w:author="Bruno Sousa" w:date="2026-10-17T09:42:00Z" w16du:dateUtc="2026-10-17T08:42:00Z">
              <w:r>
                <w:rPr>
                  <w:sz w:val="19"/>
                  <w:szCs w:val="19"/>
                </w:rPr>
                <w:t>turns a gap into metres of uncertainty, which is what a collision warning depends on</w:t>
              </w:r>
            </w:ins>
          </w:p>
        </w:tc>
      </w:tr>
      <w:tr w:rsidR="00975512" w14:paraId="53221AD6" w14:textId="77777777" w:rsidTr="00B64E10">
        <w:trPr>
          <w:jc w:val="center"/>
          <w:ins w:id="305" w:author="Bruno Sousa" w:date="2026-10-17T09:42:00Z" w16du:dateUtc="2026-10-17T08:42:00Z"/>
        </w:trPr>
        <w:tc>
          <w:tcPr>
            <w:tcW w:w="1754" w:type="dxa"/>
            <w:shd w:val="clear" w:color="auto" w:fill="D3DFEE"/>
          </w:tcPr>
          <w:p w14:paraId="4682C198" w14:textId="77777777" w:rsidR="00975512" w:rsidRDefault="00975512" w:rsidP="00B64E10">
            <w:pPr>
              <w:spacing w:after="0" w:line="240" w:lineRule="auto"/>
              <w:rPr>
                <w:ins w:id="306" w:author="Bruno Sousa" w:date="2026-10-17T09:42:00Z" w16du:dateUtc="2026-10-17T08:42:00Z"/>
              </w:rPr>
            </w:pPr>
            <w:ins w:id="307" w:author="Bruno Sousa" w:date="2026-10-17T09:42:00Z" w16du:dateUtc="2026-10-17T08:42:00Z">
              <w:r>
                <w:rPr>
                  <w:b/>
                  <w:sz w:val="19"/>
                  <w:szCs w:val="19"/>
                </w:rPr>
                <w:t>Time stale</w:t>
              </w:r>
            </w:ins>
          </w:p>
        </w:tc>
        <w:tc>
          <w:tcPr>
            <w:tcW w:w="4580" w:type="dxa"/>
            <w:shd w:val="clear" w:color="auto" w:fill="D3DFEE"/>
          </w:tcPr>
          <w:p w14:paraId="2149B7C4" w14:textId="77777777" w:rsidR="00975512" w:rsidRDefault="00975512" w:rsidP="00B64E10">
            <w:pPr>
              <w:spacing w:after="0" w:line="240" w:lineRule="auto"/>
              <w:rPr>
                <w:ins w:id="308" w:author="Bruno Sousa" w:date="2026-10-17T09:42:00Z" w16du:dateUtc="2026-10-17T08:42:00Z"/>
              </w:rPr>
            </w:pPr>
            <w:ins w:id="309" w:author="Bruno Sousa" w:date="2026-10-17T09:42:00Z" w16du:dateUtc="2026-10-17T08:42:00Z">
              <w:r>
                <w:rPr>
                  <w:sz w:val="19"/>
                  <w:szCs w:val="19"/>
                </w:rPr>
                <w:t>share of time the receiver's latest information about the vehicle is older than a threshold (proposed 1 s, the longest CAM interval of EN 302 637-2)</w:t>
              </w:r>
            </w:ins>
          </w:p>
        </w:tc>
        <w:tc>
          <w:tcPr>
            <w:tcW w:w="3411" w:type="dxa"/>
            <w:shd w:val="clear" w:color="auto" w:fill="D3DFEE"/>
          </w:tcPr>
          <w:p w14:paraId="241BA1FD" w14:textId="77777777" w:rsidR="00975512" w:rsidRDefault="00975512" w:rsidP="00B64E10">
            <w:pPr>
              <w:spacing w:after="0" w:line="240" w:lineRule="auto"/>
              <w:rPr>
                <w:ins w:id="310" w:author="Bruno Sousa" w:date="2026-10-17T09:42:00Z" w16du:dateUtc="2026-10-17T08:42:00Z"/>
              </w:rPr>
            </w:pPr>
            <w:ins w:id="311" w:author="Bruno Sousa" w:date="2026-10-17T09:42:00Z" w16du:dateUtc="2026-10-17T08:42:00Z">
              <w:r>
                <w:rPr>
                  <w:sz w:val="19"/>
                  <w:szCs w:val="19"/>
                </w:rPr>
                <w:t>one number per vehicle and run, comparable across variants</w:t>
              </w:r>
            </w:ins>
          </w:p>
        </w:tc>
      </w:tr>
      <w:tr w:rsidR="00975512" w14:paraId="256EBABD" w14:textId="77777777" w:rsidTr="00B64E10">
        <w:trPr>
          <w:jc w:val="center"/>
          <w:ins w:id="312" w:author="Bruno Sousa" w:date="2026-10-17T09:42:00Z" w16du:dateUtc="2026-10-17T08:42:00Z"/>
        </w:trPr>
        <w:tc>
          <w:tcPr>
            <w:tcW w:w="1754" w:type="dxa"/>
          </w:tcPr>
          <w:p w14:paraId="5E6C58DC" w14:textId="77777777" w:rsidR="00975512" w:rsidRDefault="00975512" w:rsidP="00B64E10">
            <w:pPr>
              <w:spacing w:after="0" w:line="240" w:lineRule="auto"/>
              <w:rPr>
                <w:ins w:id="313" w:author="Bruno Sousa" w:date="2026-10-17T09:42:00Z" w16du:dateUtc="2026-10-17T08:42:00Z"/>
              </w:rPr>
            </w:pPr>
            <w:ins w:id="314" w:author="Bruno Sousa" w:date="2026-10-17T09:42:00Z" w16du:dateUtc="2026-10-17T08:42:00Z">
              <w:r>
                <w:rPr>
                  <w:b/>
                  <w:sz w:val="19"/>
                  <w:szCs w:val="19"/>
                </w:rPr>
                <w:t>Verification failures</w:t>
              </w:r>
            </w:ins>
          </w:p>
        </w:tc>
        <w:tc>
          <w:tcPr>
            <w:tcW w:w="4580" w:type="dxa"/>
          </w:tcPr>
          <w:p w14:paraId="7D99D6F2" w14:textId="77777777" w:rsidR="00975512" w:rsidRDefault="00975512" w:rsidP="00B64E10">
            <w:pPr>
              <w:spacing w:after="0" w:line="240" w:lineRule="auto"/>
              <w:rPr>
                <w:ins w:id="315" w:author="Bruno Sousa" w:date="2026-10-17T09:42:00Z" w16du:dateUtc="2026-10-17T08:42:00Z"/>
              </w:rPr>
            </w:pPr>
            <w:ins w:id="316" w:author="Bruno Sousa" w:date="2026-10-17T09:42:00Z" w16du:dateUtc="2026-10-17T08:42:00Z">
              <w:r>
                <w:rPr>
                  <w:sz w:val="19"/>
                  <w:szCs w:val="19"/>
                </w:rPr>
                <w:t>received messages whose security report is not `Success`, within 5 s after a change</w:t>
              </w:r>
            </w:ins>
          </w:p>
        </w:tc>
        <w:tc>
          <w:tcPr>
            <w:tcW w:w="3411" w:type="dxa"/>
          </w:tcPr>
          <w:p w14:paraId="11D7F8C1" w14:textId="77777777" w:rsidR="00975512" w:rsidRDefault="00975512" w:rsidP="00B64E10">
            <w:pPr>
              <w:spacing w:after="0" w:line="240" w:lineRule="auto"/>
              <w:rPr>
                <w:ins w:id="317" w:author="Bruno Sousa" w:date="2026-10-17T09:42:00Z" w16du:dateUtc="2026-10-17T08:42:00Z"/>
              </w:rPr>
            </w:pPr>
            <w:ins w:id="318" w:author="Bruno Sousa" w:date="2026-10-17T09:42:00Z" w16du:dateUtc="2026-10-17T08:42:00Z">
              <w:r>
                <w:rPr>
                  <w:sz w:val="19"/>
                  <w:szCs w:val="19"/>
                </w:rPr>
                <w:t>a receiver that cannot yet check the new certificate may discard messages</w:t>
              </w:r>
            </w:ins>
          </w:p>
        </w:tc>
      </w:tr>
      <w:tr w:rsidR="00975512" w14:paraId="38594779" w14:textId="77777777" w:rsidTr="00B64E10">
        <w:trPr>
          <w:jc w:val="center"/>
          <w:ins w:id="319" w:author="Bruno Sousa" w:date="2026-10-17T09:42:00Z" w16du:dateUtc="2026-10-17T08:42:00Z"/>
        </w:trPr>
        <w:tc>
          <w:tcPr>
            <w:tcW w:w="1754" w:type="dxa"/>
            <w:shd w:val="clear" w:color="auto" w:fill="D3DFEE"/>
          </w:tcPr>
          <w:p w14:paraId="23FEA819" w14:textId="77777777" w:rsidR="00975512" w:rsidRDefault="00975512" w:rsidP="00B64E10">
            <w:pPr>
              <w:spacing w:after="0" w:line="240" w:lineRule="auto"/>
              <w:rPr>
                <w:ins w:id="320" w:author="Bruno Sousa" w:date="2026-10-17T09:42:00Z" w16du:dateUtc="2026-10-17T08:42:00Z"/>
              </w:rPr>
            </w:pPr>
            <w:ins w:id="321" w:author="Bruno Sousa" w:date="2026-10-17T09:42:00Z" w16du:dateUtc="2026-10-17T08:42:00Z">
              <w:r>
                <w:rPr>
                  <w:b/>
                  <w:sz w:val="19"/>
                  <w:szCs w:val="19"/>
                </w:rPr>
                <w:t>Ghost time</w:t>
              </w:r>
            </w:ins>
          </w:p>
        </w:tc>
        <w:tc>
          <w:tcPr>
            <w:tcW w:w="4580" w:type="dxa"/>
            <w:shd w:val="clear" w:color="auto" w:fill="D3DFEE"/>
          </w:tcPr>
          <w:p w14:paraId="7B838CD6" w14:textId="77777777" w:rsidR="00975512" w:rsidRDefault="00975512" w:rsidP="00B64E10">
            <w:pPr>
              <w:spacing w:after="0" w:line="240" w:lineRule="auto"/>
              <w:rPr>
                <w:ins w:id="322" w:author="Bruno Sousa" w:date="2026-10-17T09:42:00Z" w16du:dateUtc="2026-10-17T08:42:00Z"/>
              </w:rPr>
            </w:pPr>
            <w:ins w:id="323" w:author="Bruno Sousa" w:date="2026-10-17T09:42:00Z" w16du:dateUtc="2026-10-17T08:42:00Z">
              <w:r>
                <w:rPr>
                  <w:sz w:val="19"/>
                  <w:szCs w:val="19"/>
                </w:rPr>
                <w:t>time the old identity remains in the receiver's neighbour table while the new one is already there, under a stated table timeout</w:t>
              </w:r>
            </w:ins>
          </w:p>
        </w:tc>
        <w:tc>
          <w:tcPr>
            <w:tcW w:w="3411" w:type="dxa"/>
            <w:shd w:val="clear" w:color="auto" w:fill="D3DFEE"/>
          </w:tcPr>
          <w:p w14:paraId="00BEF212" w14:textId="77777777" w:rsidR="00975512" w:rsidRDefault="00975512" w:rsidP="00B64E10">
            <w:pPr>
              <w:spacing w:after="0" w:line="240" w:lineRule="auto"/>
              <w:rPr>
                <w:ins w:id="324" w:author="Bruno Sousa" w:date="2026-10-17T09:42:00Z" w16du:dateUtc="2026-10-17T08:42:00Z"/>
              </w:rPr>
            </w:pPr>
            <w:ins w:id="325" w:author="Bruno Sousa" w:date="2026-10-17T09:42:00Z" w16du:dateUtc="2026-10-17T08:42:00Z">
              <w:r>
                <w:rPr>
                  <w:sz w:val="19"/>
                  <w:szCs w:val="19"/>
                </w:rPr>
                <w:t>the receiver briefly counts two vehicles where there is one, and loses the vehicle's history</w:t>
              </w:r>
            </w:ins>
          </w:p>
        </w:tc>
      </w:tr>
      <w:tr w:rsidR="00975512" w14:paraId="67659F2B" w14:textId="77777777" w:rsidTr="00B64E10">
        <w:trPr>
          <w:jc w:val="center"/>
          <w:ins w:id="326" w:author="Bruno Sousa" w:date="2026-10-17T09:42:00Z" w16du:dateUtc="2026-10-17T08:42:00Z"/>
        </w:trPr>
        <w:tc>
          <w:tcPr>
            <w:tcW w:w="1754" w:type="dxa"/>
          </w:tcPr>
          <w:p w14:paraId="5417C9DE" w14:textId="77777777" w:rsidR="00975512" w:rsidRDefault="00975512" w:rsidP="00B64E10">
            <w:pPr>
              <w:spacing w:after="0" w:line="240" w:lineRule="auto"/>
              <w:rPr>
                <w:ins w:id="327" w:author="Bruno Sousa" w:date="2026-10-17T09:42:00Z" w16du:dateUtc="2026-10-17T08:42:00Z"/>
              </w:rPr>
            </w:pPr>
            <w:ins w:id="328" w:author="Bruno Sousa" w:date="2026-10-17T09:42:00Z" w16du:dateUtc="2026-10-17T08:42:00Z">
              <w:r>
                <w:rPr>
                  <w:b/>
                  <w:sz w:val="19"/>
                  <w:szCs w:val="19"/>
                </w:rPr>
                <w:t>Warning delay and loss</w:t>
              </w:r>
            </w:ins>
          </w:p>
        </w:tc>
        <w:tc>
          <w:tcPr>
            <w:tcW w:w="4580" w:type="dxa"/>
          </w:tcPr>
          <w:p w14:paraId="2FA837F2" w14:textId="77777777" w:rsidR="00975512" w:rsidRDefault="00975512" w:rsidP="00B64E10">
            <w:pPr>
              <w:spacing w:after="0" w:line="240" w:lineRule="auto"/>
              <w:rPr>
                <w:ins w:id="329" w:author="Bruno Sousa" w:date="2026-10-17T09:42:00Z" w16du:dateUtc="2026-10-17T08:42:00Z"/>
              </w:rPr>
            </w:pPr>
            <w:ins w:id="330" w:author="Bruno Sousa" w:date="2026-10-17T09:42:00Z" w16du:dateUtc="2026-10-17T08:42:00Z">
              <w:r>
                <w:rPr>
                  <w:sz w:val="19"/>
                  <w:szCs w:val="19"/>
                </w:rPr>
                <w:t>delay from triggering a DENM to its reception, and the share never received (Section 6.3)</w:t>
              </w:r>
            </w:ins>
          </w:p>
        </w:tc>
        <w:tc>
          <w:tcPr>
            <w:tcW w:w="3411" w:type="dxa"/>
          </w:tcPr>
          <w:p w14:paraId="637700C6" w14:textId="77777777" w:rsidR="00975512" w:rsidRDefault="00975512" w:rsidP="00B64E10">
            <w:pPr>
              <w:spacing w:after="0" w:line="240" w:lineRule="auto"/>
              <w:rPr>
                <w:ins w:id="331" w:author="Bruno Sousa" w:date="2026-10-17T09:42:00Z" w16du:dateUtc="2026-10-17T08:42:00Z"/>
              </w:rPr>
            </w:pPr>
            <w:ins w:id="332" w:author="Bruno Sousa" w:date="2026-10-17T09:42:00Z" w16du:dateUtc="2026-10-17T08:42:00Z">
              <w:r>
                <w:rPr>
                  <w:sz w:val="19"/>
                  <w:szCs w:val="19"/>
                </w:rPr>
                <w:t>the most direct safety cost: a silent period also drops warnings</w:t>
              </w:r>
            </w:ins>
          </w:p>
        </w:tc>
      </w:tr>
    </w:tbl>
    <w:p w14:paraId="40981C66" w14:textId="77777777" w:rsidR="00975512" w:rsidRDefault="00975512" w:rsidP="00975512">
      <w:pPr>
        <w:rPr>
          <w:ins w:id="333" w:author="Bruno Sousa" w:date="2026-10-17T09:42:00Z" w16du:dateUtc="2026-10-17T08:42:00Z"/>
        </w:rPr>
      </w:pPr>
    </w:p>
    <w:p w14:paraId="7AE3291D" w14:textId="77777777" w:rsidR="00975512" w:rsidRDefault="00975512" w:rsidP="00975512">
      <w:pPr>
        <w:pStyle w:val="Heading2"/>
        <w:rPr>
          <w:ins w:id="334" w:author="Bruno Sousa" w:date="2026-10-17T09:42:00Z" w16du:dateUtc="2026-10-17T08:42:00Z"/>
        </w:rPr>
        <w:pPrChange w:id="335" w:author="Bruno Sousa" w:date="2026-10-17T09:42:00Z" w16du:dateUtc="2026-10-17T08:42:00Z">
          <w:pPr>
            <w:pStyle w:val="Heading1"/>
          </w:pPr>
        </w:pPrChange>
      </w:pPr>
      <w:ins w:id="336" w:author="Bruno Sousa" w:date="2026-10-17T09:42:00Z" w16du:dateUtc="2026-10-17T08:42:00Z">
        <w:r>
          <w:t>7. Outputs</w:t>
        </w:r>
      </w:ins>
    </w:p>
    <w:p w14:paraId="77AD2E00" w14:textId="77777777" w:rsidR="00975512" w:rsidRDefault="00975512" w:rsidP="00975512">
      <w:pPr>
        <w:rPr>
          <w:ins w:id="337" w:author="Bruno Sousa" w:date="2026-10-17T09:42:00Z" w16du:dateUtc="2026-10-17T08:42:00Z"/>
        </w:rPr>
      </w:pPr>
      <w:commentRangeStart w:id="338"/>
      <w:ins w:id="339" w:author="Bruno Sousa" w:date="2026-10-17T09:42:00Z" w16du:dateUtc="2026-10-17T08:42:00Z">
        <w:r>
          <w:t>Proposed `vnapctl check` metrics, so that a scenario can state limits:</w:t>
        </w:r>
      </w:ins>
      <w:commentRangeEnd w:id="338"/>
      <w:r>
        <w:rPr>
          <w:rStyle w:val="CommentReference"/>
          <w:sz w:val="22"/>
          <w:szCs w:val="22"/>
        </w:rPr>
        <w:commentReference w:id="338"/>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4385"/>
        <w:gridCol w:w="5360"/>
      </w:tblGrid>
      <w:tr w:rsidR="00975512" w14:paraId="7D419778" w14:textId="77777777" w:rsidTr="00B64E10">
        <w:trPr>
          <w:tblHeader/>
          <w:jc w:val="center"/>
          <w:ins w:id="340" w:author="Bruno Sousa" w:date="2026-10-17T09:42:00Z" w16du:dateUtc="2026-10-17T08:42:00Z"/>
        </w:trPr>
        <w:tc>
          <w:tcPr>
            <w:tcW w:w="4385" w:type="dxa"/>
            <w:tcBorders>
              <w:bottom w:val="single" w:sz="18" w:space="0" w:color="4F81BD"/>
            </w:tcBorders>
          </w:tcPr>
          <w:p w14:paraId="49CAA891" w14:textId="77777777" w:rsidR="00975512" w:rsidRDefault="00975512" w:rsidP="00B64E10">
            <w:pPr>
              <w:spacing w:after="0" w:line="240" w:lineRule="auto"/>
              <w:rPr>
                <w:ins w:id="341" w:author="Bruno Sousa" w:date="2026-10-17T09:42:00Z" w16du:dateUtc="2026-10-17T08:42:00Z"/>
              </w:rPr>
            </w:pPr>
            <w:ins w:id="342" w:author="Bruno Sousa" w:date="2026-10-17T09:42:00Z" w16du:dateUtc="2026-10-17T08:42:00Z">
              <w:r>
                <w:rPr>
                  <w:b/>
                  <w:sz w:val="19"/>
                  <w:szCs w:val="19"/>
                </w:rPr>
                <w:lastRenderedPageBreak/>
                <w:t>Metric (proposed)</w:t>
              </w:r>
            </w:ins>
          </w:p>
        </w:tc>
        <w:tc>
          <w:tcPr>
            <w:tcW w:w="5360" w:type="dxa"/>
            <w:tcBorders>
              <w:bottom w:val="single" w:sz="18" w:space="0" w:color="4F81BD"/>
            </w:tcBorders>
          </w:tcPr>
          <w:p w14:paraId="7EB1922C" w14:textId="77777777" w:rsidR="00975512" w:rsidRDefault="00975512" w:rsidP="00B64E10">
            <w:pPr>
              <w:spacing w:after="0" w:line="240" w:lineRule="auto"/>
              <w:rPr>
                <w:ins w:id="343" w:author="Bruno Sousa" w:date="2026-10-17T09:42:00Z" w16du:dateUtc="2026-10-17T08:42:00Z"/>
              </w:rPr>
            </w:pPr>
            <w:ins w:id="344" w:author="Bruno Sousa" w:date="2026-10-17T09:42:00Z" w16du:dateUtc="2026-10-17T08:42:00Z">
              <w:r>
                <w:rPr>
                  <w:b/>
                  <w:sz w:val="19"/>
                  <w:szCs w:val="19"/>
                </w:rPr>
                <w:t>Meaning</w:t>
              </w:r>
            </w:ins>
          </w:p>
        </w:tc>
      </w:tr>
      <w:tr w:rsidR="00975512" w14:paraId="251CF96A" w14:textId="77777777" w:rsidTr="00B64E10">
        <w:trPr>
          <w:jc w:val="center"/>
          <w:ins w:id="345" w:author="Bruno Sousa" w:date="2026-10-17T09:42:00Z" w16du:dateUtc="2026-10-17T08:42:00Z"/>
        </w:trPr>
        <w:tc>
          <w:tcPr>
            <w:tcW w:w="4385" w:type="dxa"/>
            <w:shd w:val="clear" w:color="auto" w:fill="D3DFEE"/>
          </w:tcPr>
          <w:p w14:paraId="585CCF9A" w14:textId="77777777" w:rsidR="00975512" w:rsidRDefault="00975512" w:rsidP="00B64E10">
            <w:pPr>
              <w:spacing w:after="0" w:line="240" w:lineRule="auto"/>
              <w:rPr>
                <w:ins w:id="346" w:author="Bruno Sousa" w:date="2026-10-17T09:42:00Z" w16du:dateUtc="2026-10-17T08:42:00Z"/>
              </w:rPr>
            </w:pPr>
            <w:ins w:id="347" w:author="Bruno Sousa" w:date="2026-10-17T09:42:00Z" w16du:dateUtc="2026-10-17T08:42:00Z">
              <w:r>
                <w:rPr>
                  <w:b/>
                  <w:sz w:val="19"/>
                  <w:szCs w:val="19"/>
                </w:rPr>
                <w:t>`&lt;station&gt;.change.ms_mean`, `.ms_max`</w:t>
              </w:r>
            </w:ins>
          </w:p>
        </w:tc>
        <w:tc>
          <w:tcPr>
            <w:tcW w:w="5360" w:type="dxa"/>
            <w:shd w:val="clear" w:color="auto" w:fill="D3DFEE"/>
          </w:tcPr>
          <w:p w14:paraId="7B952E45" w14:textId="77777777" w:rsidR="00975512" w:rsidRDefault="00975512" w:rsidP="00B64E10">
            <w:pPr>
              <w:spacing w:after="0" w:line="240" w:lineRule="auto"/>
              <w:rPr>
                <w:ins w:id="348" w:author="Bruno Sousa" w:date="2026-10-17T09:42:00Z" w16du:dateUtc="2026-10-17T08:42:00Z"/>
              </w:rPr>
            </w:pPr>
            <w:ins w:id="349" w:author="Bruno Sousa" w:date="2026-10-17T09:42:00Z" w16du:dateUtc="2026-10-17T08:42:00Z">
              <w:r>
                <w:rPr>
                  <w:sz w:val="19"/>
                  <w:szCs w:val="19"/>
                </w:rPr>
                <w:t>time of the change handshake on the station</w:t>
              </w:r>
            </w:ins>
          </w:p>
        </w:tc>
      </w:tr>
      <w:tr w:rsidR="00975512" w14:paraId="03FC6038" w14:textId="77777777" w:rsidTr="00B64E10">
        <w:trPr>
          <w:jc w:val="center"/>
          <w:ins w:id="350" w:author="Bruno Sousa" w:date="2026-10-17T09:42:00Z" w16du:dateUtc="2026-10-17T08:42:00Z"/>
        </w:trPr>
        <w:tc>
          <w:tcPr>
            <w:tcW w:w="4385" w:type="dxa"/>
          </w:tcPr>
          <w:p w14:paraId="63992402" w14:textId="77777777" w:rsidR="00975512" w:rsidRDefault="00975512" w:rsidP="00B64E10">
            <w:pPr>
              <w:spacing w:after="0" w:line="240" w:lineRule="auto"/>
              <w:rPr>
                <w:ins w:id="351" w:author="Bruno Sousa" w:date="2026-10-17T09:42:00Z" w16du:dateUtc="2026-10-17T08:42:00Z"/>
              </w:rPr>
            </w:pPr>
            <w:ins w:id="352" w:author="Bruno Sousa" w:date="2026-10-17T09:42:00Z" w16du:dateUtc="2026-10-17T08:42:00Z">
              <w:r>
                <w:rPr>
                  <w:b/>
                  <w:sz w:val="19"/>
                  <w:szCs w:val="19"/>
                </w:rPr>
                <w:t>`&lt;station&gt;.change.cpu_ms_mean`</w:t>
              </w:r>
            </w:ins>
          </w:p>
        </w:tc>
        <w:tc>
          <w:tcPr>
            <w:tcW w:w="5360" w:type="dxa"/>
          </w:tcPr>
          <w:p w14:paraId="05074C07" w14:textId="77777777" w:rsidR="00975512" w:rsidRDefault="00975512" w:rsidP="00B64E10">
            <w:pPr>
              <w:spacing w:after="0" w:line="240" w:lineRule="auto"/>
              <w:rPr>
                <w:ins w:id="353" w:author="Bruno Sousa" w:date="2026-10-17T09:42:00Z" w16du:dateUtc="2026-10-17T08:42:00Z"/>
              </w:rPr>
            </w:pPr>
            <w:ins w:id="354" w:author="Bruno Sousa" w:date="2026-10-17T09:42:00Z" w16du:dateUtc="2026-10-17T08:42:00Z">
              <w:r>
                <w:rPr>
                  <w:sz w:val="19"/>
                  <w:szCs w:val="19"/>
                </w:rPr>
                <w:t>extra CPU per change against the baseline window</w:t>
              </w:r>
            </w:ins>
          </w:p>
        </w:tc>
      </w:tr>
      <w:tr w:rsidR="00975512" w14:paraId="5ECF7B0D" w14:textId="77777777" w:rsidTr="00B64E10">
        <w:trPr>
          <w:jc w:val="center"/>
          <w:ins w:id="355" w:author="Bruno Sousa" w:date="2026-10-17T09:42:00Z" w16du:dateUtc="2026-10-17T08:42:00Z"/>
        </w:trPr>
        <w:tc>
          <w:tcPr>
            <w:tcW w:w="4385" w:type="dxa"/>
            <w:shd w:val="clear" w:color="auto" w:fill="D3DFEE"/>
          </w:tcPr>
          <w:p w14:paraId="0403F640" w14:textId="77777777" w:rsidR="00975512" w:rsidRDefault="00975512" w:rsidP="00B64E10">
            <w:pPr>
              <w:spacing w:after="0" w:line="240" w:lineRule="auto"/>
              <w:rPr>
                <w:ins w:id="356" w:author="Bruno Sousa" w:date="2026-10-17T09:42:00Z" w16du:dateUtc="2026-10-17T08:42:00Z"/>
              </w:rPr>
            </w:pPr>
            <w:ins w:id="357" w:author="Bruno Sousa" w:date="2026-10-17T09:42:00Z" w16du:dateUtc="2026-10-17T08:42:00Z">
              <w:r>
                <w:rPr>
                  <w:b/>
                  <w:sz w:val="19"/>
                  <w:szCs w:val="19"/>
                </w:rPr>
                <w:t>`&lt;station&gt;.verify.chain_checks`, `.cache_misses`</w:t>
              </w:r>
            </w:ins>
          </w:p>
        </w:tc>
        <w:tc>
          <w:tcPr>
            <w:tcW w:w="5360" w:type="dxa"/>
            <w:shd w:val="clear" w:color="auto" w:fill="D3DFEE"/>
          </w:tcPr>
          <w:p w14:paraId="270AA7AE" w14:textId="77777777" w:rsidR="00975512" w:rsidRDefault="00975512" w:rsidP="00B64E10">
            <w:pPr>
              <w:spacing w:after="0" w:line="240" w:lineRule="auto"/>
              <w:rPr>
                <w:ins w:id="358" w:author="Bruno Sousa" w:date="2026-10-17T09:42:00Z" w16du:dateUtc="2026-10-17T08:42:00Z"/>
              </w:rPr>
            </w:pPr>
            <w:ins w:id="359" w:author="Bruno Sousa" w:date="2026-10-17T09:42:00Z" w16du:dateUtc="2026-10-17T08:42:00Z">
              <w:r>
                <w:rPr>
                  <w:sz w:val="19"/>
                  <w:szCs w:val="19"/>
                </w:rPr>
                <w:t>work caused by other vehicles' changes</w:t>
              </w:r>
            </w:ins>
          </w:p>
        </w:tc>
      </w:tr>
      <w:tr w:rsidR="00975512" w14:paraId="515F1D62" w14:textId="77777777" w:rsidTr="00B64E10">
        <w:trPr>
          <w:jc w:val="center"/>
          <w:ins w:id="360" w:author="Bruno Sousa" w:date="2026-10-17T09:42:00Z" w16du:dateUtc="2026-10-17T08:42:00Z"/>
        </w:trPr>
        <w:tc>
          <w:tcPr>
            <w:tcW w:w="4385" w:type="dxa"/>
          </w:tcPr>
          <w:p w14:paraId="58B08E71" w14:textId="77777777" w:rsidR="00975512" w:rsidRDefault="00975512" w:rsidP="00B64E10">
            <w:pPr>
              <w:spacing w:after="0" w:line="240" w:lineRule="auto"/>
              <w:rPr>
                <w:ins w:id="361" w:author="Bruno Sousa" w:date="2026-10-17T09:42:00Z" w16du:dateUtc="2026-10-17T08:42:00Z"/>
              </w:rPr>
            </w:pPr>
            <w:ins w:id="362" w:author="Bruno Sousa" w:date="2026-10-17T09:42:00Z" w16du:dateUtc="2026-10-17T08:42:00Z">
              <w:r>
                <w:rPr>
                  <w:b/>
                  <w:sz w:val="19"/>
                  <w:szCs w:val="19"/>
                </w:rPr>
                <w:t>`&lt;receiver&gt;.gap_ms_max`, `.gap_ms_mean`</w:t>
              </w:r>
            </w:ins>
          </w:p>
        </w:tc>
        <w:tc>
          <w:tcPr>
            <w:tcW w:w="5360" w:type="dxa"/>
          </w:tcPr>
          <w:p w14:paraId="08557466" w14:textId="77777777" w:rsidR="00975512" w:rsidRDefault="00975512" w:rsidP="00B64E10">
            <w:pPr>
              <w:spacing w:after="0" w:line="240" w:lineRule="auto"/>
              <w:rPr>
                <w:ins w:id="363" w:author="Bruno Sousa" w:date="2026-10-17T09:42:00Z" w16du:dateUtc="2026-10-17T08:42:00Z"/>
              </w:rPr>
            </w:pPr>
            <w:ins w:id="364" w:author="Bruno Sousa" w:date="2026-10-17T09:42:00Z" w16du:dateUtc="2026-10-17T08:42:00Z">
              <w:r>
                <w:rPr>
                  <w:sz w:val="19"/>
                  <w:szCs w:val="19"/>
                </w:rPr>
                <w:t>reception gaps around changes, over all senders</w:t>
              </w:r>
            </w:ins>
          </w:p>
        </w:tc>
      </w:tr>
      <w:tr w:rsidR="00975512" w14:paraId="6405F5BD" w14:textId="77777777" w:rsidTr="00B64E10">
        <w:trPr>
          <w:jc w:val="center"/>
          <w:ins w:id="365" w:author="Bruno Sousa" w:date="2026-10-17T09:42:00Z" w16du:dateUtc="2026-10-17T08:42:00Z"/>
        </w:trPr>
        <w:tc>
          <w:tcPr>
            <w:tcW w:w="4385" w:type="dxa"/>
            <w:shd w:val="clear" w:color="auto" w:fill="D3DFEE"/>
          </w:tcPr>
          <w:p w14:paraId="48F71882" w14:textId="77777777" w:rsidR="00975512" w:rsidRDefault="00975512" w:rsidP="00B64E10">
            <w:pPr>
              <w:spacing w:after="0" w:line="240" w:lineRule="auto"/>
              <w:rPr>
                <w:ins w:id="366" w:author="Bruno Sousa" w:date="2026-10-17T09:42:00Z" w16du:dateUtc="2026-10-17T08:42:00Z"/>
              </w:rPr>
            </w:pPr>
            <w:ins w:id="367" w:author="Bruno Sousa" w:date="2026-10-17T09:42:00Z" w16du:dateUtc="2026-10-17T08:42:00Z">
              <w:r>
                <w:rPr>
                  <w:b/>
                  <w:sz w:val="19"/>
                  <w:szCs w:val="19"/>
                </w:rPr>
                <w:t>`&lt;receiver&gt;.stale_share`</w:t>
              </w:r>
            </w:ins>
          </w:p>
        </w:tc>
        <w:tc>
          <w:tcPr>
            <w:tcW w:w="5360" w:type="dxa"/>
            <w:shd w:val="clear" w:color="auto" w:fill="D3DFEE"/>
          </w:tcPr>
          <w:p w14:paraId="4A74203F" w14:textId="77777777" w:rsidR="00975512" w:rsidRDefault="00975512" w:rsidP="00B64E10">
            <w:pPr>
              <w:spacing w:after="0" w:line="240" w:lineRule="auto"/>
              <w:rPr>
                <w:ins w:id="368" w:author="Bruno Sousa" w:date="2026-10-17T09:42:00Z" w16du:dateUtc="2026-10-17T08:42:00Z"/>
              </w:rPr>
            </w:pPr>
            <w:ins w:id="369" w:author="Bruno Sousa" w:date="2026-10-17T09:42:00Z" w16du:dateUtc="2026-10-17T08:42:00Z">
              <w:r>
                <w:rPr>
                  <w:sz w:val="19"/>
                  <w:szCs w:val="19"/>
                </w:rPr>
                <w:t>share of time information about some sender was older than the threshold</w:t>
              </w:r>
            </w:ins>
          </w:p>
        </w:tc>
      </w:tr>
      <w:tr w:rsidR="00975512" w14:paraId="7DCC2F09" w14:textId="77777777" w:rsidTr="00B64E10">
        <w:trPr>
          <w:jc w:val="center"/>
          <w:ins w:id="370" w:author="Bruno Sousa" w:date="2026-10-17T09:42:00Z" w16du:dateUtc="2026-10-17T08:42:00Z"/>
        </w:trPr>
        <w:tc>
          <w:tcPr>
            <w:tcW w:w="4385" w:type="dxa"/>
          </w:tcPr>
          <w:p w14:paraId="53B1403B" w14:textId="77777777" w:rsidR="00975512" w:rsidRDefault="00975512" w:rsidP="00B64E10">
            <w:pPr>
              <w:spacing w:after="0" w:line="240" w:lineRule="auto"/>
              <w:rPr>
                <w:ins w:id="371" w:author="Bruno Sousa" w:date="2026-10-17T09:42:00Z" w16du:dateUtc="2026-10-17T08:42:00Z"/>
              </w:rPr>
            </w:pPr>
            <w:ins w:id="372" w:author="Bruno Sousa" w:date="2026-10-17T09:42:00Z" w16du:dateUtc="2026-10-17T08:42:00Z">
              <w:r>
                <w:rPr>
                  <w:b/>
                  <w:sz w:val="19"/>
                  <w:szCs w:val="19"/>
                </w:rPr>
                <w:t>`&lt;receiver&gt;.pos_error_m_p95`</w:t>
              </w:r>
            </w:ins>
          </w:p>
        </w:tc>
        <w:tc>
          <w:tcPr>
            <w:tcW w:w="5360" w:type="dxa"/>
          </w:tcPr>
          <w:p w14:paraId="51F9F8D7" w14:textId="77777777" w:rsidR="00975512" w:rsidRDefault="00975512" w:rsidP="00B64E10">
            <w:pPr>
              <w:spacing w:after="0" w:line="240" w:lineRule="auto"/>
              <w:rPr>
                <w:ins w:id="373" w:author="Bruno Sousa" w:date="2026-10-17T09:42:00Z" w16du:dateUtc="2026-10-17T08:42:00Z"/>
              </w:rPr>
            </w:pPr>
            <w:ins w:id="374" w:author="Bruno Sousa" w:date="2026-10-17T09:42:00Z" w16du:dateUtc="2026-10-17T08:42:00Z">
              <w:r>
                <w:rPr>
                  <w:sz w:val="19"/>
                  <w:szCs w:val="19"/>
                </w:rPr>
                <w:t>95th percentile of the position error during gaps</w:t>
              </w:r>
            </w:ins>
          </w:p>
        </w:tc>
      </w:tr>
      <w:tr w:rsidR="00975512" w14:paraId="16AA6B1E" w14:textId="77777777" w:rsidTr="00B64E10">
        <w:trPr>
          <w:jc w:val="center"/>
          <w:ins w:id="375" w:author="Bruno Sousa" w:date="2026-10-17T09:42:00Z" w16du:dateUtc="2026-10-17T08:42:00Z"/>
        </w:trPr>
        <w:tc>
          <w:tcPr>
            <w:tcW w:w="4385" w:type="dxa"/>
            <w:shd w:val="clear" w:color="auto" w:fill="D3DFEE"/>
          </w:tcPr>
          <w:p w14:paraId="1D3571CB" w14:textId="77777777" w:rsidR="00975512" w:rsidRDefault="00975512" w:rsidP="00B64E10">
            <w:pPr>
              <w:spacing w:after="0" w:line="240" w:lineRule="auto"/>
              <w:rPr>
                <w:ins w:id="376" w:author="Bruno Sousa" w:date="2026-10-17T09:42:00Z" w16du:dateUtc="2026-10-17T08:42:00Z"/>
              </w:rPr>
            </w:pPr>
            <w:ins w:id="377" w:author="Bruno Sousa" w:date="2026-10-17T09:42:00Z" w16du:dateUtc="2026-10-17T08:42:00Z">
              <w:r>
                <w:rPr>
                  <w:b/>
                  <w:sz w:val="19"/>
                  <w:szCs w:val="19"/>
                </w:rPr>
                <w:t>`denm.delay_ms_max`, `denm.lost`</w:t>
              </w:r>
            </w:ins>
          </w:p>
        </w:tc>
        <w:tc>
          <w:tcPr>
            <w:tcW w:w="5360" w:type="dxa"/>
            <w:shd w:val="clear" w:color="auto" w:fill="D3DFEE"/>
          </w:tcPr>
          <w:p w14:paraId="265B4673" w14:textId="77777777" w:rsidR="00975512" w:rsidRDefault="00975512" w:rsidP="00B64E10">
            <w:pPr>
              <w:spacing w:after="0" w:line="240" w:lineRule="auto"/>
              <w:rPr>
                <w:ins w:id="378" w:author="Bruno Sousa" w:date="2026-10-17T09:42:00Z" w16du:dateUtc="2026-10-17T08:42:00Z"/>
              </w:rPr>
            </w:pPr>
            <w:ins w:id="379" w:author="Bruno Sousa" w:date="2026-10-17T09:42:00Z" w16du:dateUtc="2026-10-17T08:42:00Z">
              <w:r>
                <w:rPr>
                  <w:sz w:val="19"/>
                  <w:szCs w:val="19"/>
                </w:rPr>
                <w:t>warning probe results</w:t>
              </w:r>
            </w:ins>
          </w:p>
        </w:tc>
      </w:tr>
    </w:tbl>
    <w:p w14:paraId="22DC205D" w14:textId="77777777" w:rsidR="00975512" w:rsidRDefault="00975512" w:rsidP="00975512">
      <w:pPr>
        <w:rPr>
          <w:ins w:id="380" w:author="Bruno Sousa" w:date="2026-10-17T09:42:00Z" w16du:dateUtc="2026-10-17T08:42:00Z"/>
        </w:rPr>
      </w:pPr>
    </w:p>
    <w:p w14:paraId="494006C3" w14:textId="77777777" w:rsidR="00975512" w:rsidRDefault="00975512" w:rsidP="00975512">
      <w:pPr>
        <w:rPr>
          <w:ins w:id="381" w:author="Bruno Sousa" w:date="2026-10-17T09:36:00Z" w16du:dateUtc="2026-10-17T08:36:00Z"/>
        </w:rPr>
      </w:pPr>
    </w:p>
    <w:p w14:paraId="32D2FBAB" w14:textId="77777777" w:rsidR="00975512" w:rsidRPr="00975512" w:rsidRDefault="00975512" w:rsidP="00975512">
      <w:pPr>
        <w:pPrChange w:id="382" w:author="Bruno Sousa" w:date="2026-10-17T09:36:00Z" w16du:dateUtc="2026-10-17T08:36:00Z">
          <w:pPr>
            <w:pStyle w:val="ListBullet"/>
          </w:pPr>
        </w:pPrChange>
      </w:pPr>
    </w:p>
    <w:sectPr w:rsidR="00975512" w:rsidRPr="00975512">
      <w:pgSz w:w="12240" w:h="15840"/>
      <w:pgMar w:top="1134" w:right="1247" w:bottom="1134" w:left="124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runo Sousa" w:date="2026-10-17T09:09:00Z" w:initials="BS">
    <w:p w14:paraId="5828FEA9" w14:textId="77777777" w:rsidR="00522626" w:rsidRDefault="00522626" w:rsidP="00522626">
      <w:r>
        <w:rPr>
          <w:rStyle w:val="CommentReference"/>
        </w:rPr>
        <w:annotationRef/>
      </w:r>
      <w:r>
        <w:rPr>
          <w:sz w:val="20"/>
          <w:szCs w:val="20"/>
        </w:rPr>
        <w:t>if this is already measured, it means we have support to have results for these metrics.</w:t>
      </w:r>
    </w:p>
    <w:p w14:paraId="37BE8717" w14:textId="77777777" w:rsidR="00522626" w:rsidRDefault="00522626" w:rsidP="00522626"/>
    <w:p w14:paraId="09B3F87C" w14:textId="77777777" w:rsidR="00522626" w:rsidRDefault="00522626" w:rsidP="00522626">
      <w:r>
        <w:rPr>
          <w:sz w:val="20"/>
          <w:szCs w:val="20"/>
        </w:rPr>
        <w:t>We should have a method of collecting them through a run in an automated way.</w:t>
      </w:r>
    </w:p>
  </w:comment>
  <w:comment w:id="1" w:author="Bruno Sousa" w:date="2026-10-17T09:13:00Z" w:initials="BS">
    <w:p w14:paraId="724E886D" w14:textId="77777777" w:rsidR="00970B4E" w:rsidRDefault="00970B4E" w:rsidP="00970B4E">
      <w:r>
        <w:rPr>
          <w:rStyle w:val="CommentReference"/>
        </w:rPr>
        <w:annotationRef/>
      </w:r>
      <w:r>
        <w:rPr>
          <w:sz w:val="20"/>
          <w:szCs w:val="20"/>
        </w:rPr>
        <w:t>we should also have the size of the keys.</w:t>
      </w:r>
    </w:p>
  </w:comment>
  <w:comment w:id="2" w:author="Bruno Sousa" w:date="2026-10-17T09:13:00Z" w:initials="BS">
    <w:p w14:paraId="3BE0AD08" w14:textId="77777777" w:rsidR="00970B4E" w:rsidRDefault="00970B4E" w:rsidP="00970B4E">
      <w:r>
        <w:rPr>
          <w:rStyle w:val="CommentReference"/>
        </w:rPr>
        <w:annotationRef/>
      </w:r>
      <w:r>
        <w:rPr>
          <w:sz w:val="20"/>
          <w:szCs w:val="20"/>
        </w:rPr>
        <w:t>as previous comment, we should also have the size of the certificates.</w:t>
      </w:r>
    </w:p>
  </w:comment>
  <w:comment w:id="3" w:author="Bruno Sousa" w:date="2026-10-17T09:16:00Z" w:initials="BS">
    <w:p w14:paraId="47CC4299" w14:textId="77777777" w:rsidR="00970B4E" w:rsidRDefault="00970B4E" w:rsidP="00970B4E">
      <w:r>
        <w:rPr>
          <w:rStyle w:val="CommentReference"/>
        </w:rPr>
        <w:annotationRef/>
      </w:r>
      <w:r>
        <w:rPr>
          <w:sz w:val="20"/>
          <w:szCs w:val="20"/>
        </w:rPr>
        <w:t>This metric leads to me thinking that vehicles need to validate the certs from others. So requests are done to the PKI, or this validation is assumed to be implicit since we have everything configured on the simulation.</w:t>
      </w:r>
    </w:p>
    <w:p w14:paraId="0223B07E" w14:textId="77777777" w:rsidR="00970B4E" w:rsidRDefault="00970B4E" w:rsidP="00970B4E"/>
    <w:p w14:paraId="5E1365E3" w14:textId="77777777" w:rsidR="00970B4E" w:rsidRDefault="00970B4E" w:rsidP="00970B4E">
      <w:r>
        <w:rPr>
          <w:sz w:val="20"/>
          <w:szCs w:val="20"/>
        </w:rPr>
        <w:t>In other words, certs/keys are assumed to be correct since they are generated per run, right?</w:t>
      </w:r>
    </w:p>
  </w:comment>
  <w:comment w:id="4" w:author="Bruno Sousa" w:date="2026-10-17T09:40:00Z" w:initials="BS">
    <w:p w14:paraId="3AC74A56" w14:textId="77777777" w:rsidR="00975512" w:rsidRDefault="00975512" w:rsidP="00975512">
      <w:r>
        <w:rPr>
          <w:rStyle w:val="CommentReference"/>
        </w:rPr>
        <w:annotationRef/>
      </w:r>
      <w:r>
        <w:rPr>
          <w:sz w:val="20"/>
          <w:szCs w:val="20"/>
        </w:rPr>
        <w:t>Supposedly the receiver is not able to keep track of the identifier, so How to properly calculate this?</w:t>
      </w:r>
    </w:p>
    <w:p w14:paraId="0A7B926C" w14:textId="77777777" w:rsidR="00975512" w:rsidRDefault="00975512" w:rsidP="00975512"/>
    <w:p w14:paraId="57808F38" w14:textId="77777777" w:rsidR="00975512" w:rsidRDefault="00975512" w:rsidP="00975512">
      <w:r>
        <w:rPr>
          <w:sz w:val="20"/>
          <w:szCs w:val="20"/>
        </w:rPr>
        <w:t>Receiver should not know the relation between identifiers.</w:t>
      </w:r>
    </w:p>
  </w:comment>
  <w:comment w:id="5" w:author="Bruno Sousa" w:date="2026-10-17T09:23:00Z" w:initials="BS">
    <w:p w14:paraId="42BBE720" w14:textId="77777777" w:rsidR="00C416D9" w:rsidRDefault="00C416D9" w:rsidP="00C416D9">
      <w:r>
        <w:rPr>
          <w:rStyle w:val="CommentReference"/>
        </w:rPr>
        <w:annotationRef/>
      </w:r>
      <w:r>
        <w:rPr>
          <w:sz w:val="20"/>
          <w:szCs w:val="20"/>
        </w:rPr>
        <w:t>Assuming that each station in running inside a container (as I think that Vanetza does) we can measure the CPU of that container. So yes, I agree with this.</w:t>
      </w:r>
    </w:p>
  </w:comment>
  <w:comment w:id="6" w:author="Bruno Sousa" w:date="2026-10-17T09:24:00Z" w:initials="BS">
    <w:p w14:paraId="5EAC17FA" w14:textId="77777777" w:rsidR="00C416D9" w:rsidRDefault="00C416D9" w:rsidP="00C416D9">
      <w:r>
        <w:rPr>
          <w:rStyle w:val="CommentReference"/>
        </w:rPr>
        <w:annotationRef/>
      </w:r>
      <w:r>
        <w:rPr>
          <w:sz w:val="20"/>
          <w:szCs w:val="20"/>
        </w:rPr>
        <w:t>We need also the size of the signatures, it has impact in the storage capacity of the vehicle.</w:t>
      </w:r>
    </w:p>
  </w:comment>
  <w:comment w:id="110" w:author="Bruno Sousa" w:date="2026-10-17T16:53:00Z" w:initials="BS">
    <w:p w14:paraId="50982F56" w14:textId="77777777" w:rsidR="00383F95" w:rsidRDefault="00383F95" w:rsidP="00D10ECE">
      <w:r>
        <w:rPr>
          <w:rStyle w:val="CommentReference"/>
        </w:rPr>
        <w:annotationRef/>
      </w:r>
      <w:r>
        <w:rPr>
          <w:sz w:val="20"/>
          <w:szCs w:val="20"/>
        </w:rPr>
        <w:t>I believe VANETZA does not include a collision detection module.</w:t>
      </w:r>
    </w:p>
  </w:comment>
  <w:comment w:id="145" w:author="Bruno Sousa" w:date="2026-10-17T17:00:00Z" w:initials="BS">
    <w:p w14:paraId="22D70A44" w14:textId="77777777" w:rsidR="00383F95" w:rsidRDefault="00383F95" w:rsidP="00383F95">
      <w:r>
        <w:rPr>
          <w:rStyle w:val="CommentReference"/>
        </w:rPr>
        <w:annotationRef/>
      </w:r>
      <w:r>
        <w:rPr>
          <w:sz w:val="20"/>
          <w:szCs w:val="20"/>
        </w:rPr>
        <w:t>This may require us, to introduce a vehicle that sends false information or has misbehaviour (e.g. wrong position).</w:t>
      </w:r>
    </w:p>
  </w:comment>
  <w:comment w:id="164" w:author="Bruno Sousa" w:date="2026-10-17T09:09:00Z" w:initials="BS">
    <w:p w14:paraId="024A4BB8" w14:textId="77777777" w:rsidR="00975512" w:rsidRDefault="00975512" w:rsidP="00975512">
      <w:r>
        <w:rPr>
          <w:rStyle w:val="CommentReference"/>
        </w:rPr>
        <w:annotationRef/>
      </w:r>
      <w:r>
        <w:rPr>
          <w:sz w:val="20"/>
          <w:szCs w:val="20"/>
        </w:rPr>
        <w:t>if this is already measured, it means we have support to have results for these metrics.</w:t>
      </w:r>
    </w:p>
    <w:p w14:paraId="77478D42" w14:textId="77777777" w:rsidR="00975512" w:rsidRDefault="00975512" w:rsidP="00975512"/>
    <w:p w14:paraId="0F031EC2" w14:textId="77777777" w:rsidR="00975512" w:rsidRDefault="00975512" w:rsidP="00975512">
      <w:r>
        <w:rPr>
          <w:sz w:val="20"/>
          <w:szCs w:val="20"/>
        </w:rPr>
        <w:t>We should have a method of collecting them through a run in an automated way.</w:t>
      </w:r>
    </w:p>
  </w:comment>
  <w:comment w:id="259" w:author="Bruno Sousa" w:date="2026-10-17T09:13:00Z" w:initials="BS">
    <w:p w14:paraId="0BCBDF7A" w14:textId="77777777" w:rsidR="00975512" w:rsidRDefault="00975512" w:rsidP="00970B4E">
      <w:r>
        <w:rPr>
          <w:rStyle w:val="CommentReference"/>
        </w:rPr>
        <w:annotationRef/>
      </w:r>
      <w:r>
        <w:rPr>
          <w:sz w:val="20"/>
          <w:szCs w:val="20"/>
        </w:rPr>
        <w:t>we should also have the size of the keys.</w:t>
      </w:r>
    </w:p>
  </w:comment>
  <w:comment w:id="269" w:author="Bruno Sousa" w:date="2026-10-17T09:13:00Z" w:initials="BS">
    <w:p w14:paraId="27490132" w14:textId="77777777" w:rsidR="00975512" w:rsidRDefault="00975512" w:rsidP="00970B4E">
      <w:r>
        <w:rPr>
          <w:rStyle w:val="CommentReference"/>
        </w:rPr>
        <w:annotationRef/>
      </w:r>
      <w:r>
        <w:rPr>
          <w:sz w:val="20"/>
          <w:szCs w:val="20"/>
        </w:rPr>
        <w:t>as previous comment, we should also have the size of the certificates.</w:t>
      </w:r>
    </w:p>
  </w:comment>
  <w:comment w:id="292" w:author="Bruno Sousa" w:date="2026-10-17T09:40:00Z" w:initials="BS">
    <w:p w14:paraId="26863E7C" w14:textId="77777777" w:rsidR="00975512" w:rsidRDefault="00975512" w:rsidP="00975512">
      <w:r>
        <w:rPr>
          <w:rStyle w:val="CommentReference"/>
        </w:rPr>
        <w:annotationRef/>
      </w:r>
      <w:r>
        <w:rPr>
          <w:sz w:val="20"/>
          <w:szCs w:val="20"/>
        </w:rPr>
        <w:t>Supposedly the receiver is not able to keep track of the identifier, so How to properly calculate this?</w:t>
      </w:r>
    </w:p>
    <w:p w14:paraId="0717F530" w14:textId="77777777" w:rsidR="00975512" w:rsidRDefault="00975512" w:rsidP="00975512"/>
    <w:p w14:paraId="3D25F99F" w14:textId="77777777" w:rsidR="00975512" w:rsidRDefault="00975512" w:rsidP="00975512">
      <w:r>
        <w:rPr>
          <w:sz w:val="20"/>
          <w:szCs w:val="20"/>
        </w:rPr>
        <w:t>Receiver should not know the relation between identifiers.</w:t>
      </w:r>
    </w:p>
  </w:comment>
  <w:comment w:id="338" w:author="Bruno Sousa" w:date="2026-10-17T09:43:00Z" w:initials="BS">
    <w:p w14:paraId="5EEEB12A" w14:textId="77777777" w:rsidR="00975512" w:rsidRDefault="00975512" w:rsidP="00975512">
      <w:r>
        <w:rPr>
          <w:rStyle w:val="CommentReference"/>
        </w:rPr>
        <w:annotationRef/>
      </w:r>
      <w:r>
        <w:rPr>
          <w:sz w:val="20"/>
          <w:szCs w:val="20"/>
        </w:rPr>
        <w:t>The initial question applies how can we automated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9B3F87C" w15:done="0"/>
  <w15:commentEx w15:paraId="724E886D" w15:done="0"/>
  <w15:commentEx w15:paraId="3BE0AD08" w15:done="0"/>
  <w15:commentEx w15:paraId="5E1365E3" w15:done="0"/>
  <w15:commentEx w15:paraId="57808F38" w15:done="0"/>
  <w15:commentEx w15:paraId="42BBE720" w15:done="0"/>
  <w15:commentEx w15:paraId="5EAC17FA" w15:done="0"/>
  <w15:commentEx w15:paraId="50982F56" w15:done="0"/>
  <w15:commentEx w15:paraId="22D70A44" w15:done="0"/>
  <w15:commentEx w15:paraId="0F031EC2" w15:done="0"/>
  <w15:commentEx w15:paraId="0BCBDF7A" w15:done="0"/>
  <w15:commentEx w15:paraId="27490132" w15:done="0"/>
  <w15:commentEx w15:paraId="3D25F99F" w15:done="0"/>
  <w15:commentEx w15:paraId="5EEEB1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C89E153" w16cex:dateUtc="2026-10-17T08:09:00Z"/>
  <w16cex:commentExtensible w16cex:durableId="4004F415" w16cex:dateUtc="2026-10-17T08:13:00Z"/>
  <w16cex:commentExtensible w16cex:durableId="39C658B2" w16cex:dateUtc="2026-10-17T08:13:00Z"/>
  <w16cex:commentExtensible w16cex:durableId="12856CB1" w16cex:dateUtc="2026-10-17T08:16:00Z"/>
  <w16cex:commentExtensible w16cex:durableId="06305B7A" w16cex:dateUtc="2026-10-17T08:40:00Z"/>
  <w16cex:commentExtensible w16cex:durableId="3C68A88E" w16cex:dateUtc="2026-10-17T08:23:00Z"/>
  <w16cex:commentExtensible w16cex:durableId="2F25F4DE" w16cex:dateUtc="2026-10-17T08:24:00Z"/>
  <w16cex:commentExtensible w16cex:durableId="71699AAF" w16cex:dateUtc="2026-10-17T15:53:00Z"/>
  <w16cex:commentExtensible w16cex:durableId="0DF1F167" w16cex:dateUtc="2026-10-17T16:00:00Z"/>
  <w16cex:commentExtensible w16cex:durableId="55E64630" w16cex:dateUtc="2026-10-17T08:09:00Z"/>
  <w16cex:commentExtensible w16cex:durableId="518AD3B2" w16cex:dateUtc="2026-10-17T08:13:00Z"/>
  <w16cex:commentExtensible w16cex:durableId="01A84992" w16cex:dateUtc="2026-10-17T08:13:00Z"/>
  <w16cex:commentExtensible w16cex:durableId="6E1B9679" w16cex:dateUtc="2026-10-17T08:40:00Z"/>
  <w16cex:commentExtensible w16cex:durableId="3B0AC590" w16cex:dateUtc="2026-10-17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9B3F87C" w16cid:durableId="1C89E153"/>
  <w16cid:commentId w16cid:paraId="724E886D" w16cid:durableId="4004F415"/>
  <w16cid:commentId w16cid:paraId="3BE0AD08" w16cid:durableId="39C658B2"/>
  <w16cid:commentId w16cid:paraId="5E1365E3" w16cid:durableId="12856CB1"/>
  <w16cid:commentId w16cid:paraId="57808F38" w16cid:durableId="06305B7A"/>
  <w16cid:commentId w16cid:paraId="42BBE720" w16cid:durableId="3C68A88E"/>
  <w16cid:commentId w16cid:paraId="5EAC17FA" w16cid:durableId="2F25F4DE"/>
  <w16cid:commentId w16cid:paraId="50982F56" w16cid:durableId="71699AAF"/>
  <w16cid:commentId w16cid:paraId="22D70A44" w16cid:durableId="0DF1F167"/>
  <w16cid:commentId w16cid:paraId="0F031EC2" w16cid:durableId="55E64630"/>
  <w16cid:commentId w16cid:paraId="0BCBDF7A" w16cid:durableId="518AD3B2"/>
  <w16cid:commentId w16cid:paraId="27490132" w16cid:durableId="01A84992"/>
  <w16cid:commentId w16cid:paraId="3D25F99F" w16cid:durableId="6E1B9679"/>
  <w16cid:commentId w16cid:paraId="5EEEB12A" w16cid:durableId="3B0AC5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A754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34F0C67"/>
    <w:multiLevelType w:val="singleLevel"/>
    <w:tmpl w:val="DF80ED1A"/>
    <w:lvl w:ilvl="0">
      <w:start w:val="1"/>
      <w:numFmt w:val="bullet"/>
      <w:pStyle w:val="ListBullet"/>
      <w:lvlText w:val="•"/>
      <w:lvlJc w:val="left"/>
      <w:pPr>
        <w:ind w:left="360" w:hanging="360"/>
      </w:pPr>
    </w:lvl>
  </w:abstractNum>
  <w:abstractNum w:abstractNumId="2" w15:restartNumberingAfterBreak="0">
    <w:nsid w:val="7B665478"/>
    <w:multiLevelType w:val="singleLevel"/>
    <w:tmpl w:val="9AA2A8C6"/>
    <w:lvl w:ilvl="0">
      <w:start w:val="1"/>
      <w:numFmt w:val="decimal"/>
      <w:pStyle w:val="ListNumber"/>
      <w:lvlText w:val="%1."/>
      <w:lvlJc w:val="left"/>
      <w:pPr>
        <w:ind w:left="360" w:hanging="360"/>
      </w:pPr>
    </w:lvl>
  </w:abstractNum>
  <w:num w:numId="1" w16cid:durableId="201671609">
    <w:abstractNumId w:val="1"/>
  </w:num>
  <w:num w:numId="2" w16cid:durableId="930510340">
    <w:abstractNumId w:val="2"/>
  </w:num>
  <w:num w:numId="3" w16cid:durableId="6080507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runo Sousa">
    <w15:presenceInfo w15:providerId="AD" w15:userId="S::bmsousa@dei.uc.pt::cf74d576-4e60-48fc-9a0f-59d91a03c24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59"/>
    <w:rsid w:val="002F6187"/>
    <w:rsid w:val="00383F95"/>
    <w:rsid w:val="003E4459"/>
    <w:rsid w:val="0045417F"/>
    <w:rsid w:val="00522626"/>
    <w:rsid w:val="006A093A"/>
    <w:rsid w:val="008001C4"/>
    <w:rsid w:val="00970B4E"/>
    <w:rsid w:val="00975512"/>
    <w:rsid w:val="009A4598"/>
    <w:rsid w:val="00A730D8"/>
    <w:rsid w:val="00B61D12"/>
    <w:rsid w:val="00C15AE1"/>
    <w:rsid w:val="00C416D9"/>
    <w:rsid w:val="00D10ECE"/>
    <w:rsid w:val="00E0082D"/>
    <w:rsid w:val="00E66010"/>
    <w:rsid w:val="00FF0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1BBD66"/>
  <w15:docId w15:val="{DB5EB9F2-7F5C-CD4E-A056-C4F74A73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512"/>
  </w:style>
  <w:style w:type="paragraph" w:styleId="Heading1">
    <w:name w:val="heading 1"/>
    <w:basedOn w:val="Normal"/>
    <w:next w:val="Normal"/>
    <w:link w:val="Heading1Char"/>
    <w:uiPriority w:val="9"/>
    <w:qFormat/>
    <w:pPr>
      <w:keepNext/>
      <w:numPr>
        <w:numId w:val="3"/>
      </w:numPr>
      <w:spacing w:before="480" w:after="0"/>
      <w:outlineLvl w:val="0"/>
    </w:pPr>
    <w:rPr>
      <w:b/>
      <w:color w:val="365F91"/>
      <w:sz w:val="28"/>
      <w:szCs w:val="28"/>
    </w:rPr>
  </w:style>
  <w:style w:type="paragraph" w:styleId="Heading2">
    <w:name w:val="heading 2"/>
    <w:basedOn w:val="Normal"/>
    <w:next w:val="Normal"/>
    <w:link w:val="Heading2Char"/>
    <w:uiPriority w:val="9"/>
    <w:unhideWhenUsed/>
    <w:qFormat/>
    <w:pPr>
      <w:keepNext/>
      <w:numPr>
        <w:ilvl w:val="1"/>
        <w:numId w:val="3"/>
      </w:numPr>
      <w:spacing w:before="200" w:after="0"/>
      <w:outlineLvl w:val="1"/>
    </w:pPr>
    <w:rPr>
      <w:b/>
      <w:color w:val="4F81BD"/>
      <w:sz w:val="26"/>
      <w:szCs w:val="26"/>
    </w:rPr>
  </w:style>
  <w:style w:type="paragraph" w:styleId="Heading3">
    <w:name w:val="heading 3"/>
    <w:basedOn w:val="Normal"/>
    <w:next w:val="Normal"/>
    <w:link w:val="Heading3Char"/>
    <w:uiPriority w:val="9"/>
    <w:semiHidden/>
    <w:unhideWhenUsed/>
    <w:qFormat/>
    <w:rsid w:val="00975512"/>
    <w:pPr>
      <w:keepNext/>
      <w:keepLines/>
      <w:numPr>
        <w:ilvl w:val="2"/>
        <w:numId w:val="3"/>
      </w:numPr>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975512"/>
    <w:pPr>
      <w:keepNext/>
      <w:keepLines/>
      <w:numPr>
        <w:ilvl w:val="3"/>
        <w:numId w:val="3"/>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5512"/>
    <w:pPr>
      <w:keepNext/>
      <w:keepLines/>
      <w:numPr>
        <w:ilvl w:val="4"/>
        <w:numId w:val="3"/>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75512"/>
    <w:pPr>
      <w:keepNext/>
      <w:keepLines/>
      <w:numPr>
        <w:ilvl w:val="5"/>
        <w:numId w:val="3"/>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975512"/>
    <w:pPr>
      <w:keepNext/>
      <w:keepLines/>
      <w:numPr>
        <w:ilvl w:val="6"/>
        <w:numId w:val="3"/>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7551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7551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7365D"/>
      <w:spacing w:val="5"/>
      <w:sz w:val="52"/>
      <w:szCs w:val="52"/>
    </w:rPr>
  </w:style>
  <w:style w:type="paragraph" w:styleId="ListBullet">
    <w:name w:val="List Bullet"/>
    <w:basedOn w:val="Normal"/>
    <w:next w:val="Normal"/>
    <w:qFormat/>
    <w:pPr>
      <w:numPr>
        <w:numId w:val="1"/>
      </w:numPr>
      <w:contextualSpacing/>
    </w:pPr>
  </w:style>
  <w:style w:type="paragraph" w:styleId="ListNumber">
    <w:name w:val="List Number"/>
    <w:basedOn w:val="Normal"/>
    <w:next w:val="Normal"/>
    <w:qFormat/>
    <w:pPr>
      <w:numPr>
        <w:numId w:val="2"/>
      </w:numPr>
      <w:contextualSpacing/>
    </w:pPr>
  </w:style>
  <w:style w:type="character" w:styleId="CommentReference">
    <w:name w:val="annotation reference"/>
    <w:basedOn w:val="DefaultParagraphFont"/>
    <w:uiPriority w:val="99"/>
    <w:semiHidden/>
    <w:unhideWhenUsed/>
    <w:rsid w:val="00522626"/>
    <w:rPr>
      <w:sz w:val="16"/>
      <w:szCs w:val="16"/>
    </w:rPr>
  </w:style>
  <w:style w:type="paragraph" w:styleId="CommentText">
    <w:name w:val="annotation text"/>
    <w:basedOn w:val="Normal"/>
    <w:link w:val="CommentTextChar"/>
    <w:uiPriority w:val="99"/>
    <w:semiHidden/>
    <w:unhideWhenUsed/>
    <w:rsid w:val="00522626"/>
    <w:pPr>
      <w:spacing w:line="240" w:lineRule="auto"/>
    </w:pPr>
    <w:rPr>
      <w:sz w:val="20"/>
      <w:szCs w:val="20"/>
    </w:rPr>
  </w:style>
  <w:style w:type="character" w:customStyle="1" w:styleId="CommentTextChar">
    <w:name w:val="Comment Text Char"/>
    <w:basedOn w:val="DefaultParagraphFont"/>
    <w:link w:val="CommentText"/>
    <w:uiPriority w:val="99"/>
    <w:semiHidden/>
    <w:rsid w:val="00522626"/>
    <w:rPr>
      <w:sz w:val="20"/>
      <w:szCs w:val="20"/>
    </w:rPr>
  </w:style>
  <w:style w:type="paragraph" w:styleId="CommentSubject">
    <w:name w:val="annotation subject"/>
    <w:basedOn w:val="CommentText"/>
    <w:next w:val="CommentText"/>
    <w:link w:val="CommentSubjectChar"/>
    <w:uiPriority w:val="99"/>
    <w:semiHidden/>
    <w:unhideWhenUsed/>
    <w:rsid w:val="00522626"/>
    <w:rPr>
      <w:b/>
      <w:bCs/>
    </w:rPr>
  </w:style>
  <w:style w:type="character" w:customStyle="1" w:styleId="CommentSubjectChar">
    <w:name w:val="Comment Subject Char"/>
    <w:basedOn w:val="CommentTextChar"/>
    <w:link w:val="CommentSubject"/>
    <w:uiPriority w:val="99"/>
    <w:semiHidden/>
    <w:rsid w:val="00522626"/>
    <w:rPr>
      <w:b/>
      <w:bCs/>
      <w:sz w:val="20"/>
      <w:szCs w:val="20"/>
    </w:rPr>
  </w:style>
  <w:style w:type="paragraph" w:styleId="Revision">
    <w:name w:val="Revision"/>
    <w:hidden/>
    <w:uiPriority w:val="99"/>
    <w:semiHidden/>
    <w:rsid w:val="00C416D9"/>
    <w:pPr>
      <w:spacing w:after="0" w:line="240" w:lineRule="auto"/>
    </w:pPr>
  </w:style>
  <w:style w:type="character" w:customStyle="1" w:styleId="Heading2Char">
    <w:name w:val="Heading 2 Char"/>
    <w:basedOn w:val="DefaultParagraphFont"/>
    <w:link w:val="Heading2"/>
    <w:uiPriority w:val="9"/>
    <w:rsid w:val="00975512"/>
    <w:rPr>
      <w:b/>
      <w:color w:val="4F81BD"/>
      <w:sz w:val="26"/>
      <w:szCs w:val="26"/>
    </w:rPr>
  </w:style>
  <w:style w:type="character" w:customStyle="1" w:styleId="Heading3Char">
    <w:name w:val="Heading 3 Char"/>
    <w:basedOn w:val="DefaultParagraphFont"/>
    <w:link w:val="Heading3"/>
    <w:uiPriority w:val="9"/>
    <w:semiHidden/>
    <w:rsid w:val="00975512"/>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975512"/>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975512"/>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975512"/>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97551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7551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75512"/>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975512"/>
    <w:rPr>
      <w:b/>
      <w:color w:val="365F91"/>
      <w:sz w:val="28"/>
      <w:szCs w:val="28"/>
    </w:rPr>
  </w:style>
  <w:style w:type="table" w:styleId="TableGrid">
    <w:name w:val="Table Grid"/>
    <w:basedOn w:val="TableNormal"/>
    <w:uiPriority w:val="39"/>
    <w:rsid w:val="00C15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12</Pages>
  <Words>4321</Words>
  <Characters>24631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VNAP-Secure: Overhead of Pseudonym Changes and the Privacy-Safety Trade-off</vt:lpstr>
    </vt:vector>
  </TitlesOfParts>
  <Company/>
  <LinksUpToDate>false</LinksUpToDate>
  <CharactersWithSpaces>28895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VNAP-Secure: Overhead of Pseudonym Changes and the Privacy-Safety Trade-off</dc:title>
  <dc:creator>vnap-secure simulation service</dc:creator>
  <cp:lastModifiedBy>Bruno Sousa</cp:lastModifiedBy>
  <cp:revision>12</cp:revision>
  <dcterms:created xsi:type="dcterms:W3CDTF">2026-10-17T08:25:00Z</dcterms:created>
  <dcterms:modified xsi:type="dcterms:W3CDTF">2026-10-17T16:04:00Z</dcterms:modified>
</cp:coreProperties>
</file>